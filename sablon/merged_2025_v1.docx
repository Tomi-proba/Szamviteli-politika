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JELÖLT MUNKAPÉLDÁNY – kitöltési útmutató</w:t>
      </w:r>
    </w:p>
    <w:p>
      <w:r>
        <w:rPr>
          <w:b w:val="0"/>
          <w:sz w:val="20"/>
        </w:rPr>
        <w:t>Ebben a példányban minden kitöltendő hely sárga kiemeléssel, piros áthúzott betűvel van jelölve. A jelölés után szögletes zárójelben szerepel, hogy melyik adatbekérő kérdés válaszát kell oda beírni (Szv = „Számviteli politika” munkalap, Ért = „Értékelési szabályzat” munkalap).</w:t>
      </w:r>
    </w:p>
    <w:p>
      <w:r>
        <w:rPr>
          <w:b w:val="0"/>
          <w:sz w:val="20"/>
        </w:rPr>
        <w:t>Példa:  ..........  [Szv 32. kérdés]  →  ide a 32. kérdésre adott választ kell beírni.</w:t>
      </w:r>
    </w:p>
    <w:p>
      <w:r>
        <w:rPr>
          <w:b/>
          <w:sz w:val="20"/>
        </w:rPr>
        <w:t>Figyelem: a sablon több helyen „VAGY” szóval elválasztott alternatív bekezdéseket tartalmaz. Ilyenkor nem elég kitölteni a helyet – a nem alkalmazandó változatot törölni is kell.</w:t>
      </w:r>
    </w:p>
    <w:p>
      <w:r>
        <w:rPr>
          <w:b w:val="0"/>
          <w:sz w:val="20"/>
        </w:rPr>
      </w:r>
    </w:p>
    <w:p w14:paraId="0993C8D5" w14:textId="77777777" w:rsidR="00B95434" w:rsidRPr="00A34DC2" w:rsidRDefault="00B95434" w:rsidP="005613AE">
      <w:pPr>
        <w:autoSpaceDE w:val="0"/>
        <w:autoSpaceDN w:val="0"/>
        <w:adjustRightInd w:val="0"/>
        <w:ind w:left="357" w:firstLine="351"/>
        <w:jc w:val="center"/>
        <w:rPr>
          <w:rFonts w:ascii="Arial Black" w:hAnsi="Arial Black" w:cs="Arial Black"/>
          <w:b/>
          <w:bCs/>
          <w:smallCaps/>
          <w:sz w:val="20"/>
          <w:szCs w:val="20"/>
        </w:rPr>
      </w:pPr>
      <w:r>
        <w:rPr>
          <w:rFonts w:ascii="Arial Black" w:hAnsi="Arial Black" w:cs="Arial Black"/>
          <w:smallCaps/>
          <w:sz w:val="40"/>
          <w:szCs w:val="40"/>
        </w:rPr>
        <w:t xml:space="preserve">SZÁMVITELI POLITIKA </w:t>
      </w:r>
    </w:p>
    <w:p w14:paraId="058C4942" w14:textId="77777777" w:rsidR="00B95434" w:rsidRDefault="00B95434" w:rsidP="005613AE">
      <w:pPr>
        <w:autoSpaceDE w:val="0"/>
        <w:autoSpaceDN w:val="0"/>
        <w:adjustRightInd w:val="0"/>
        <w:ind w:left="357"/>
        <w:jc w:val="both"/>
        <w:rPr>
          <w:rFonts w:ascii="Arial" w:hAnsi="Arial" w:cs="Arial"/>
          <w:b/>
          <w:bCs/>
          <w:sz w:val="20"/>
          <w:szCs w:val="20"/>
        </w:rPr>
      </w:pPr>
    </w:p>
    <w:p w14:paraId="71E30D17" w14:textId="77777777" w:rsidR="00B95434" w:rsidRDefault="00B95434" w:rsidP="005613AE">
      <w:pPr>
        <w:autoSpaceDE w:val="0"/>
        <w:autoSpaceDN w:val="0"/>
        <w:adjustRightInd w:val="0"/>
        <w:ind w:left="357"/>
        <w:jc w:val="both"/>
        <w:rPr>
          <w:rFonts w:ascii="Arial" w:hAnsi="Arial" w:cs="Arial"/>
          <w:b/>
          <w:bCs/>
          <w:sz w:val="20"/>
          <w:szCs w:val="20"/>
        </w:rPr>
      </w:pPr>
    </w:p>
    <w:tbl>
      <w:tblPr>
        <w:tblW w:w="9180" w:type="dxa"/>
        <w:jc w:val="center"/>
        <w:tblBorders>
          <w:insideH w:val="single" w:sz="18" w:space="0" w:color="FFFFFF"/>
          <w:insideV w:val="single" w:sz="18" w:space="0" w:color="FFFFFF"/>
        </w:tblBorders>
        <w:tblLook w:val="01E0" w:firstRow="1" w:lastRow="1" w:firstColumn="1" w:lastColumn="1" w:noHBand="0" w:noVBand="0"/>
      </w:tblPr>
      <w:tblGrid>
        <w:gridCol w:w="3240"/>
        <w:gridCol w:w="5940"/>
      </w:tblGrid>
      <w:tr w:rsidR="00B95434" w:rsidRPr="00354F00" w14:paraId="42321898" w14:textId="77777777">
        <w:trPr>
          <w:jc w:val="center"/>
        </w:trPr>
        <w:tc>
          <w:tcPr>
            <w:tcW w:w="3240" w:type="dxa"/>
            <w:tcBorders>
              <w:bottom w:val="single" w:sz="18" w:space="0" w:color="FFFFFF"/>
              <w:right w:val="single" w:sz="18" w:space="0" w:color="FFFFFF"/>
            </w:tcBorders>
            <w:shd w:val="pct20" w:color="000000" w:fill="FFFFFF"/>
          </w:tcPr>
          <w:p w14:paraId="2E7A1A53" w14:textId="77777777" w:rsidR="00B95434" w:rsidRPr="00354F00" w:rsidRDefault="00B95434" w:rsidP="005613AE">
            <w:pPr>
              <w:autoSpaceDE w:val="0"/>
              <w:autoSpaceDN w:val="0"/>
              <w:adjustRightInd w:val="0"/>
              <w:ind w:left="357"/>
              <w:jc w:val="right"/>
              <w:rPr>
                <w:rFonts w:ascii="Arial" w:hAnsi="Arial" w:cs="Arial"/>
                <w:b/>
                <w:bCs/>
                <w:color w:val="121212"/>
                <w:sz w:val="32"/>
                <w:szCs w:val="32"/>
              </w:rPr>
            </w:pPr>
          </w:p>
          <w:p w14:paraId="1D50BC72" w14:textId="42D0718E" w:rsidR="00B95434" w:rsidRPr="00354F00" w:rsidRDefault="00B95434" w:rsidP="005613AE">
            <w:pPr>
              <w:autoSpaceDE w:val="0"/>
              <w:autoSpaceDN w:val="0"/>
              <w:adjustRightInd w:val="0"/>
              <w:ind w:left="357"/>
              <w:jc w:val="right"/>
              <w:rPr>
                <w:rFonts w:ascii="Arial" w:hAnsi="Arial" w:cs="Arial"/>
                <w:b/>
                <w:bCs/>
                <w:color w:val="121212"/>
                <w:sz w:val="32"/>
                <w:szCs w:val="32"/>
              </w:rPr>
            </w:pPr>
            <w:r>
              <w:rPr>
                <w:rFonts w:ascii="Arial" w:hAnsi="Arial" w:cs="Arial"/>
                <w:b/>
                <w:bCs/>
                <w:color w:val="121212"/>
                <w:sz w:val="32"/>
                <w:szCs w:val="32"/>
              </w:rPr>
              <w:t xml:space="preserve">                  CÉGNÉV</w:t>
            </w:r>
          </w:p>
          <w:p w14:paraId="3D5A102B" w14:textId="77777777" w:rsidR="00B95434" w:rsidRPr="00354F00" w:rsidRDefault="00B95434" w:rsidP="005613AE">
            <w:pPr>
              <w:autoSpaceDE w:val="0"/>
              <w:autoSpaceDN w:val="0"/>
              <w:adjustRightInd w:val="0"/>
              <w:ind w:left="357"/>
              <w:rPr>
                <w:rFonts w:ascii="Arial" w:hAnsi="Arial" w:cs="Arial"/>
                <w:b/>
                <w:bCs/>
                <w:color w:val="121212"/>
                <w:sz w:val="32"/>
                <w:szCs w:val="32"/>
              </w:rPr>
            </w:pPr>
          </w:p>
        </w:tc>
        <w:tc>
          <w:tcPr>
            <w:tcW w:w="5940" w:type="dxa"/>
            <w:tcBorders>
              <w:left w:val="single" w:sz="18" w:space="0" w:color="FFFFFF"/>
              <w:bottom w:val="single" w:sz="18" w:space="0" w:color="FFFFFF"/>
            </w:tcBorders>
            <w:shd w:val="pct20" w:color="000000" w:fill="FFFFFF"/>
          </w:tcPr>
          <w:p w14:paraId="432B28A6"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p w14:paraId="69C338C7"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p w14:paraId="01660748"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tc>
      </w:tr>
      <w:tr w:rsidR="00B95434" w:rsidRPr="00354F00" w14:paraId="19D28514" w14:textId="77777777">
        <w:trPr>
          <w:jc w:val="center"/>
        </w:trPr>
        <w:tc>
          <w:tcPr>
            <w:tcW w:w="3240" w:type="dxa"/>
            <w:tcBorders>
              <w:top w:val="single" w:sz="18" w:space="0" w:color="FFFFFF"/>
              <w:bottom w:val="single" w:sz="18" w:space="0" w:color="FFFFFF"/>
              <w:right w:val="single" w:sz="18" w:space="0" w:color="FFFFFF"/>
            </w:tcBorders>
            <w:shd w:val="pct5" w:color="000000" w:fill="FFFFFF"/>
          </w:tcPr>
          <w:p w14:paraId="16E644FB" w14:textId="77777777" w:rsidR="00B95434" w:rsidRPr="00354F00" w:rsidRDefault="00B95434" w:rsidP="005613AE">
            <w:pPr>
              <w:autoSpaceDE w:val="0"/>
              <w:autoSpaceDN w:val="0"/>
              <w:adjustRightInd w:val="0"/>
              <w:ind w:left="357"/>
              <w:jc w:val="right"/>
              <w:rPr>
                <w:rFonts w:ascii="Arial" w:hAnsi="Arial" w:cs="Arial"/>
                <w:color w:val="121212"/>
              </w:rPr>
            </w:pPr>
          </w:p>
          <w:p w14:paraId="1AF1143F"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SZÉKHELY:</w:t>
            </w:r>
          </w:p>
          <w:p w14:paraId="2DA27E2B" w14:textId="77777777" w:rsidR="00B95434" w:rsidRPr="00354F00" w:rsidRDefault="00B95434" w:rsidP="005613AE">
            <w:pPr>
              <w:autoSpaceDE w:val="0"/>
              <w:autoSpaceDN w:val="0"/>
              <w:adjustRightInd w:val="0"/>
              <w:ind w:left="357"/>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5" w:color="000000" w:fill="FFFFFF"/>
          </w:tcPr>
          <w:p w14:paraId="4DCF03D3"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1CC900A9" w14:textId="77777777">
        <w:trPr>
          <w:jc w:val="center"/>
        </w:trPr>
        <w:tc>
          <w:tcPr>
            <w:tcW w:w="3240" w:type="dxa"/>
            <w:tcBorders>
              <w:top w:val="single" w:sz="18" w:space="0" w:color="FFFFFF"/>
              <w:bottom w:val="single" w:sz="18" w:space="0" w:color="FFFFFF"/>
              <w:right w:val="single" w:sz="18" w:space="0" w:color="FFFFFF"/>
            </w:tcBorders>
            <w:shd w:val="pct20" w:color="000000" w:fill="FFFFFF"/>
          </w:tcPr>
          <w:p w14:paraId="3C48186C" w14:textId="77777777" w:rsidR="00B95434" w:rsidRPr="00354F00" w:rsidRDefault="00B95434" w:rsidP="005613AE">
            <w:pPr>
              <w:autoSpaceDE w:val="0"/>
              <w:autoSpaceDN w:val="0"/>
              <w:adjustRightInd w:val="0"/>
              <w:ind w:left="357"/>
              <w:jc w:val="right"/>
              <w:rPr>
                <w:rFonts w:ascii="Arial" w:hAnsi="Arial" w:cs="Arial"/>
                <w:color w:val="121212"/>
              </w:rPr>
            </w:pPr>
          </w:p>
          <w:p w14:paraId="34DDBE01"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ADÓSZÁM:</w:t>
            </w:r>
          </w:p>
          <w:p w14:paraId="39CEECE1"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20" w:color="000000" w:fill="FFFFFF"/>
          </w:tcPr>
          <w:p w14:paraId="52623646"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4E236BA9" w14:textId="77777777">
        <w:trPr>
          <w:jc w:val="center"/>
        </w:trPr>
        <w:tc>
          <w:tcPr>
            <w:tcW w:w="3240" w:type="dxa"/>
            <w:tcBorders>
              <w:top w:val="single" w:sz="18" w:space="0" w:color="FFFFFF"/>
              <w:bottom w:val="single" w:sz="18" w:space="0" w:color="FFFFFF"/>
              <w:right w:val="single" w:sz="18" w:space="0" w:color="FFFFFF"/>
            </w:tcBorders>
            <w:shd w:val="pct5" w:color="000000" w:fill="FFFFFF"/>
          </w:tcPr>
          <w:p w14:paraId="662B1614" w14:textId="77777777" w:rsidR="00B95434" w:rsidRPr="00354F00" w:rsidRDefault="00B95434" w:rsidP="005613AE">
            <w:pPr>
              <w:autoSpaceDE w:val="0"/>
              <w:autoSpaceDN w:val="0"/>
              <w:adjustRightInd w:val="0"/>
              <w:ind w:left="357"/>
              <w:jc w:val="right"/>
              <w:rPr>
                <w:rFonts w:ascii="Arial" w:hAnsi="Arial" w:cs="Arial"/>
                <w:color w:val="121212"/>
              </w:rPr>
            </w:pPr>
          </w:p>
          <w:p w14:paraId="1DFAF06F"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CÉGJEGYZÉKSZÁM:</w:t>
            </w:r>
          </w:p>
          <w:p w14:paraId="3EE68CC5"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5" w:color="000000" w:fill="FFFFFF"/>
          </w:tcPr>
          <w:p w14:paraId="2DB32F1E"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2E84AE17" w14:textId="77777777">
        <w:trPr>
          <w:jc w:val="center"/>
        </w:trPr>
        <w:tc>
          <w:tcPr>
            <w:tcW w:w="3240" w:type="dxa"/>
            <w:tcBorders>
              <w:top w:val="single" w:sz="18" w:space="0" w:color="FFFFFF"/>
              <w:bottom w:val="single" w:sz="18" w:space="0" w:color="FFFFFF"/>
              <w:right w:val="single" w:sz="18" w:space="0" w:color="FFFFFF"/>
            </w:tcBorders>
            <w:shd w:val="pct20" w:color="000000" w:fill="FFFFFF"/>
          </w:tcPr>
          <w:p w14:paraId="3FE62376"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rPr>
              <w:t>A VÁLLALKOZÁS KÉPVISELETÉRE JOGOSULT SZEMÉLY</w:t>
            </w:r>
            <w:r>
              <w:rPr>
                <w:rFonts w:ascii="Arial" w:hAnsi="Arial" w:cs="Arial"/>
                <w:color w:val="FF0000"/>
              </w:rPr>
              <w:t>:</w:t>
            </w:r>
          </w:p>
        </w:tc>
        <w:tc>
          <w:tcPr>
            <w:tcW w:w="5940" w:type="dxa"/>
            <w:tcBorders>
              <w:top w:val="single" w:sz="18" w:space="0" w:color="FFFFFF"/>
              <w:left w:val="single" w:sz="18" w:space="0" w:color="FFFFFF"/>
              <w:bottom w:val="single" w:sz="18" w:space="0" w:color="FFFFFF"/>
            </w:tcBorders>
            <w:shd w:val="pct20" w:color="000000" w:fill="FFFFFF"/>
          </w:tcPr>
          <w:p w14:paraId="7AEB4360"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6F884980" w14:textId="77777777">
        <w:trPr>
          <w:jc w:val="center"/>
        </w:trPr>
        <w:tc>
          <w:tcPr>
            <w:tcW w:w="3240" w:type="dxa"/>
            <w:tcBorders>
              <w:top w:val="single" w:sz="18" w:space="0" w:color="FFFFFF"/>
              <w:right w:val="single" w:sz="18" w:space="0" w:color="FFFFFF"/>
            </w:tcBorders>
            <w:shd w:val="pct5" w:color="000000" w:fill="FFFFFF"/>
          </w:tcPr>
          <w:p w14:paraId="331777B5" w14:textId="77777777" w:rsidR="00B95434" w:rsidRPr="00354F00" w:rsidRDefault="00B95434" w:rsidP="005613AE">
            <w:pPr>
              <w:autoSpaceDE w:val="0"/>
              <w:autoSpaceDN w:val="0"/>
              <w:adjustRightInd w:val="0"/>
              <w:ind w:left="357"/>
              <w:jc w:val="right"/>
              <w:rPr>
                <w:rFonts w:ascii="Arial" w:hAnsi="Arial" w:cs="Arial"/>
                <w:color w:val="121212"/>
              </w:rPr>
            </w:pPr>
          </w:p>
          <w:p w14:paraId="26581BF2" w14:textId="77777777" w:rsidR="00B95434" w:rsidRPr="00354F00" w:rsidRDefault="00B95434" w:rsidP="005613AE">
            <w:pPr>
              <w:autoSpaceDE w:val="0"/>
              <w:autoSpaceDN w:val="0"/>
              <w:adjustRightInd w:val="0"/>
              <w:ind w:left="357"/>
              <w:jc w:val="right"/>
              <w:rPr>
                <w:rFonts w:ascii="Arial" w:hAnsi="Arial" w:cs="Arial"/>
                <w:color w:val="121212"/>
              </w:rPr>
            </w:pPr>
            <w:r>
              <w:rPr>
                <w:rFonts w:ascii="Arial" w:hAnsi="Arial" w:cs="Arial"/>
                <w:color w:val="121212"/>
              </w:rPr>
              <w:t xml:space="preserve">a továbbiakban: </w:t>
            </w:r>
          </w:p>
          <w:p w14:paraId="1D34C771"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tcBorders>
            <w:shd w:val="pct5" w:color="000000" w:fill="FFFFFF"/>
          </w:tcPr>
          <w:p w14:paraId="0CD3FA31" w14:textId="77777777" w:rsidR="00B95434" w:rsidRPr="00354F00" w:rsidRDefault="00B95434" w:rsidP="005613AE">
            <w:pPr>
              <w:autoSpaceDE w:val="0"/>
              <w:autoSpaceDN w:val="0"/>
              <w:adjustRightInd w:val="0"/>
              <w:jc w:val="both"/>
              <w:rPr>
                <w:rFonts w:ascii="Arial" w:hAnsi="Arial" w:cs="Arial"/>
                <w:color w:val="121212"/>
              </w:rPr>
            </w:pPr>
          </w:p>
          <w:p w14:paraId="3B31EFDC" w14:textId="77777777" w:rsidR="00B95434" w:rsidRPr="00354F00" w:rsidRDefault="00B95434" w:rsidP="005613AE">
            <w:pPr>
              <w:autoSpaceDE w:val="0"/>
              <w:autoSpaceDN w:val="0"/>
              <w:adjustRightInd w:val="0"/>
              <w:jc w:val="both"/>
              <w:rPr>
                <w:rFonts w:ascii="Arial" w:hAnsi="Arial" w:cs="Arial"/>
                <w:color w:val="121212"/>
              </w:rPr>
            </w:pPr>
            <w:r>
              <w:rPr>
                <w:rFonts w:ascii="Arial" w:hAnsi="Arial" w:cs="Arial"/>
                <w:color w:val="121212"/>
              </w:rPr>
              <w:t>Vállalkozás</w:t>
            </w:r>
          </w:p>
          <w:p w14:paraId="05CB9E65" w14:textId="77777777" w:rsidR="00B95434" w:rsidRPr="00354F00" w:rsidRDefault="00B95434" w:rsidP="005613AE">
            <w:pPr>
              <w:autoSpaceDE w:val="0"/>
              <w:autoSpaceDN w:val="0"/>
              <w:adjustRightInd w:val="0"/>
              <w:jc w:val="both"/>
              <w:rPr>
                <w:rFonts w:ascii="Arial" w:hAnsi="Arial" w:cs="Arial"/>
                <w:color w:val="121212"/>
              </w:rPr>
            </w:pPr>
          </w:p>
        </w:tc>
      </w:tr>
    </w:tbl>
    <w:p w14:paraId="5A78B846" w14:textId="77777777" w:rsidR="00B95434" w:rsidRPr="00402FE8" w:rsidRDefault="00B95434" w:rsidP="005613AE">
      <w:pPr>
        <w:jc w:val="both"/>
        <w:rPr>
          <w:rFonts w:ascii="Arial" w:hAnsi="Arial" w:cs="Arial"/>
        </w:rPr>
      </w:pPr>
    </w:p>
    <w:p w14:paraId="64422A2C" w14:textId="3F065FB3"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 xml:space="preserve">Jelen számviteli politika tartalmazza a Számviteli törvény végrehajtásának a Vállalkozás adottságainak, körülményeinek megfelelően kialakított módszereit és eszközeit. </w:t>
      </w:r>
    </w:p>
    <w:p w14:paraId="5958C488" w14:textId="77777777" w:rsidR="00B95434" w:rsidRPr="005079B8" w:rsidRDefault="00B95434" w:rsidP="005613AE">
      <w:pPr>
        <w:autoSpaceDE w:val="0"/>
        <w:autoSpaceDN w:val="0"/>
        <w:adjustRightInd w:val="0"/>
        <w:jc w:val="both"/>
        <w:rPr>
          <w:rFonts w:ascii="Arial" w:hAnsi="Arial" w:cs="Arial"/>
          <w:sz w:val="22"/>
          <w:szCs w:val="22"/>
        </w:rPr>
      </w:pPr>
    </w:p>
    <w:p w14:paraId="5BC873F0" w14:textId="5C03EDC8" w:rsidR="00B95434" w:rsidRPr="005079B8" w:rsidRDefault="00B95434" w:rsidP="005613AE">
      <w:pPr>
        <w:autoSpaceDE w:val="0"/>
        <w:autoSpaceDN w:val="0"/>
        <w:adjustRightInd w:val="0"/>
        <w:jc w:val="both"/>
        <w:rPr>
          <w:rFonts w:ascii="Arial" w:hAnsi="Arial" w:cs="Arial"/>
          <w:sz w:val="22"/>
          <w:szCs w:val="22"/>
        </w:rPr>
      </w:pPr>
      <w:r>
        <w:rPr>
          <w:rFonts w:ascii="Arial" w:hAnsi="Arial" w:cs="Arial"/>
          <w:b/>
          <w:bCs/>
          <w:sz w:val="22"/>
          <w:szCs w:val="22"/>
        </w:rPr>
        <w:t>Jelen számviteli politikának nem célja</w:t>
      </w:r>
      <w:r>
        <w:rPr>
          <w:rFonts w:ascii="Arial" w:hAnsi="Arial" w:cs="Arial"/>
          <w:sz w:val="22"/>
          <w:szCs w:val="22"/>
        </w:rPr>
        <w:t xml:space="preserve">, hogy szabályozza és ismételje a Számviteli törvény szerint már részletesen körülírt, választási lehetőséget nem tartalmazó elszámolási és értékelési kérdéseket. </w:t>
      </w:r>
      <w:r>
        <w:rPr>
          <w:rFonts w:ascii="Arial" w:hAnsi="Arial" w:cs="Arial"/>
          <w:b/>
          <w:bCs/>
          <w:sz w:val="22"/>
          <w:szCs w:val="22"/>
        </w:rPr>
        <w:t>Kiemelt célja</w:t>
      </w:r>
      <w:r>
        <w:rPr>
          <w:rFonts w:ascii="Arial" w:hAnsi="Arial" w:cs="Arial"/>
          <w:sz w:val="22"/>
          <w:szCs w:val="22"/>
        </w:rPr>
        <w:t xml:space="preserve"> viszont teljeskörűen meghatározni, hogy a törvényben biztosított választási, minősítési lehetőségek közül melyeket, milyen feltételek fennállása esetén alkalmazunk</w:t>
      </w:r>
    </w:p>
    <w:p w14:paraId="34149E3F" w14:textId="77777777" w:rsidR="00B95434" w:rsidRPr="005079B8" w:rsidRDefault="00B95434" w:rsidP="005613AE">
      <w:pPr>
        <w:autoSpaceDE w:val="0"/>
        <w:autoSpaceDN w:val="0"/>
        <w:adjustRightInd w:val="0"/>
        <w:jc w:val="both"/>
        <w:rPr>
          <w:rFonts w:ascii="Arial" w:hAnsi="Arial" w:cs="Arial"/>
          <w:sz w:val="22"/>
          <w:szCs w:val="22"/>
        </w:rPr>
      </w:pPr>
    </w:p>
    <w:p w14:paraId="1607AB7C" w14:textId="77777777"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A Számviteli politika külön okiratba foglalt mellékletét képezi a Vállalkozás:</w:t>
      </w:r>
    </w:p>
    <w:p w14:paraId="3F4A6A4C" w14:textId="77777777" w:rsidR="00B95434" w:rsidRPr="005079B8" w:rsidRDefault="00B95434" w:rsidP="005613AE">
      <w:pPr>
        <w:autoSpaceDE w:val="0"/>
        <w:autoSpaceDN w:val="0"/>
        <w:adjustRightInd w:val="0"/>
        <w:jc w:val="both"/>
        <w:rPr>
          <w:rStyle w:val="txtmain"/>
          <w:rFonts w:ascii="Arial" w:hAnsi="Arial" w:cs="Arial"/>
          <w:sz w:val="22"/>
          <w:szCs w:val="22"/>
        </w:rPr>
      </w:pPr>
      <w:r>
        <w:rPr>
          <w:rStyle w:val="txtmain"/>
          <w:rFonts w:ascii="Arial" w:hAnsi="Arial" w:cs="Arial"/>
          <w:sz w:val="22"/>
          <w:szCs w:val="22"/>
        </w:rPr>
        <w:t>a) Eszközök és a források leltárkészítési és leltározási szabályzata</w:t>
      </w:r>
    </w:p>
    <w:p w14:paraId="24DCAC92" w14:textId="77777777" w:rsidR="00B95434" w:rsidRPr="005079B8" w:rsidRDefault="00B95434" w:rsidP="005613AE">
      <w:pPr>
        <w:autoSpaceDE w:val="0"/>
        <w:autoSpaceDN w:val="0"/>
        <w:adjustRightInd w:val="0"/>
        <w:jc w:val="both"/>
        <w:rPr>
          <w:rStyle w:val="txtmain"/>
          <w:rFonts w:ascii="Arial" w:hAnsi="Arial" w:cs="Arial"/>
          <w:sz w:val="22"/>
          <w:szCs w:val="22"/>
        </w:rPr>
      </w:pPr>
      <w:r>
        <w:rPr>
          <w:rStyle w:val="txtmain"/>
          <w:rFonts w:ascii="Arial" w:hAnsi="Arial" w:cs="Arial"/>
          <w:sz w:val="22"/>
          <w:szCs w:val="22"/>
        </w:rPr>
        <w:t>b) Eszközök és a források értékelési szabályzata</w:t>
      </w:r>
    </w:p>
    <w:p w14:paraId="40D5110A" w14:textId="77777777" w:rsidR="00B95434" w:rsidRDefault="00B95434" w:rsidP="005613AE">
      <w:pPr>
        <w:autoSpaceDE w:val="0"/>
        <w:autoSpaceDN w:val="0"/>
        <w:adjustRightInd w:val="0"/>
        <w:jc w:val="both"/>
        <w:rPr>
          <w:rStyle w:val="txtmain"/>
          <w:rFonts w:ascii="Arial" w:hAnsi="Arial" w:cs="Arial"/>
          <w:sz w:val="22"/>
          <w:szCs w:val="22"/>
        </w:rPr>
      </w:pPr>
      <w:r>
        <w:rPr>
          <w:rStyle w:val="txtmain"/>
          <w:rFonts w:ascii="Arial" w:hAnsi="Arial" w:cs="Arial"/>
          <w:sz w:val="22"/>
          <w:szCs w:val="22"/>
        </w:rPr>
        <w:t>c) Pénzkezelési szabályzata.</w:t>
      </w:r>
    </w:p>
    <w:p w14:paraId="48FB88B8" w14:textId="77777777" w:rsidR="00B95434" w:rsidRPr="005079B8" w:rsidRDefault="00B95434" w:rsidP="005613AE">
      <w:pPr>
        <w:autoSpaceDE w:val="0"/>
        <w:autoSpaceDN w:val="0"/>
        <w:adjustRightInd w:val="0"/>
        <w:jc w:val="both"/>
        <w:rPr>
          <w:rFonts w:ascii="Arial" w:hAnsi="Arial" w:cs="Arial"/>
          <w:sz w:val="22"/>
          <w:szCs w:val="22"/>
        </w:rPr>
      </w:pPr>
    </w:p>
    <w:p w14:paraId="74B8DDBF" w14:textId="525D679C" w:rsidR="00B95434" w:rsidRPr="005079B8" w:rsidRDefault="00B95434" w:rsidP="005613AE">
      <w:pPr>
        <w:jc w:val="both"/>
        <w:rPr>
          <w:rFonts w:ascii="Arial" w:hAnsi="Arial" w:cs="Arial"/>
          <w:sz w:val="22"/>
          <w:szCs w:val="22"/>
        </w:rPr>
      </w:pPr>
      <w:r>
        <w:rPr>
          <w:rFonts w:ascii="Arial" w:hAnsi="Arial" w:cs="Arial"/>
          <w:sz w:val="22"/>
          <w:szCs w:val="22"/>
        </w:rPr>
        <w:t xml:space="preserve"> A Vállalkozás számviteli politikájában foglaltak a Vállalkozás képviselőjének jóváhagyásával 202</w:t>
      </w:r>
      <w:ins w:id="0" w:author="Judit Biróné Zeller" w:date="2026-01-24T15:41:00Z" w16du:dateUtc="2026-01-24T14:41:00Z">
        <w:r>
          <w:rPr>
            <w:rFonts w:ascii="Arial" w:hAnsi="Arial" w:cs="Arial"/>
            <w:sz w:val="22"/>
            <w:szCs w:val="22"/>
          </w:rPr>
          <w:t>X</w:t>
        </w:r>
      </w:ins>
      <w:del w:id="1" w:author="Judit Biróné Zeller" w:date="2026-01-24T15:41:00Z" w16du:dateUtc="2026-01-24T14:41:00Z">
        <w:r>
          <w:rPr>
            <w:rFonts w:ascii="Arial" w:hAnsi="Arial" w:cs="Arial"/>
            <w:sz w:val="22"/>
            <w:szCs w:val="22"/>
          </w:rPr>
          <w:delText>5</w:delText>
        </w:r>
      </w:del>
      <w:r>
        <w:rPr>
          <w:rFonts w:ascii="Arial" w:hAnsi="Arial" w:cs="Arial"/>
          <w:sz w:val="22"/>
          <w:szCs w:val="22"/>
        </w:rPr>
        <w:t xml:space="preserve">. január 1. napjával kezdődő üzleti évtől alkalmazandó.  </w:t>
      </w:r>
    </w:p>
    <w:p w14:paraId="731FDF98" w14:textId="77777777" w:rsidR="00B95434" w:rsidRPr="005079B8" w:rsidRDefault="00B95434" w:rsidP="005613AE">
      <w:pPr>
        <w:jc w:val="both"/>
        <w:rPr>
          <w:rFonts w:ascii="Arial" w:hAnsi="Arial" w:cs="Arial"/>
          <w:sz w:val="22"/>
          <w:szCs w:val="22"/>
        </w:rPr>
      </w:pPr>
    </w:p>
    <w:p w14:paraId="28D1CA20" w14:textId="59A14C7A" w:rsidR="00B95434" w:rsidRPr="005079B8" w:rsidRDefault="00B95434" w:rsidP="005613AE">
      <w:pPr>
        <w:jc w:val="both"/>
        <w:rPr>
          <w:rFonts w:ascii="Arial" w:hAnsi="Arial" w:cs="Arial"/>
          <w:sz w:val="22"/>
          <w:szCs w:val="22"/>
        </w:rPr>
      </w:pPr>
      <w:r>
        <w:rPr>
          <w:rFonts w:ascii="Arial" w:hAnsi="Arial" w:cs="Arial"/>
          <w:sz w:val="22"/>
          <w:szCs w:val="22"/>
        </w:rPr>
        <w:t xml:space="preserve">A számviteli </w:t>
      </w:r>
      <w:ins w:id="2" w:author="Judit Biróné Zeller" w:date="2026-01-23T18:07:00Z" w16du:dateUtc="2026-01-23T17:07:00Z">
        <w:r>
          <w:rPr>
            <w:rFonts w:ascii="Arial" w:hAnsi="Arial" w:cs="Arial"/>
            <w:sz w:val="22"/>
            <w:szCs w:val="22"/>
          </w:rPr>
          <w:t>p</w:t>
        </w:r>
      </w:ins>
      <w:del w:id="3" w:author="Judit Biróné Zeller" w:date="2026-01-23T18:07:00Z" w16du:dateUtc="2026-01-23T17:07:00Z">
        <w:r>
          <w:rPr>
            <w:rFonts w:ascii="Arial" w:hAnsi="Arial" w:cs="Arial"/>
            <w:sz w:val="22"/>
            <w:szCs w:val="22"/>
          </w:rPr>
          <w:delText>P</w:delText>
        </w:r>
      </w:del>
      <w:r>
        <w:rPr>
          <w:rFonts w:ascii="Arial" w:hAnsi="Arial" w:cs="Arial"/>
          <w:sz w:val="22"/>
          <w:szCs w:val="22"/>
        </w:rPr>
        <w:t xml:space="preserve">olitika folyamatos karbantartása és módosítása a Vállalkozás képviselőjének felelőssége. </w:t>
      </w:r>
    </w:p>
    <w:p w14:paraId="4C2A8158" w14:textId="77777777" w:rsidR="001542F9" w:rsidRDefault="001542F9" w:rsidP="005613AE">
      <w:pPr>
        <w:jc w:val="both"/>
        <w:rPr>
          <w:rFonts w:ascii="Arial" w:hAnsi="Arial" w:cs="Arial"/>
          <w:sz w:val="22"/>
          <w:szCs w:val="22"/>
        </w:rPr>
      </w:pPr>
    </w:p>
    <w:p w14:paraId="1343E380" w14:textId="1DC5E68D" w:rsidR="00B95434" w:rsidRPr="005079B8" w:rsidRDefault="00B95434" w:rsidP="005613AE">
      <w:pPr>
        <w:jc w:val="both"/>
        <w:rPr>
          <w:rFonts w:ascii="Arial" w:hAnsi="Arial" w:cs="Arial"/>
          <w:sz w:val="22"/>
          <w:szCs w:val="22"/>
        </w:rPr>
      </w:pPr>
      <w:r>
        <w:rPr>
          <w:rFonts w:ascii="Arial" w:hAnsi="Arial" w:cs="Arial"/>
          <w:sz w:val="22"/>
          <w:szCs w:val="22"/>
        </w:rPr>
        <w:t xml:space="preserve">A Vállalkozás számviteli politikája a Vállalkozás valamennyi munkavállalója, foglalkoztatottja számára kötelező. Az előírások be nem tartása esetén felelősségre vonást kell alkalmazni.</w:t>
      </w:r>
    </w:p>
    <w:p w14:paraId="2E7B6FFB" w14:textId="77777777" w:rsidR="00B95434" w:rsidRPr="005079B8" w:rsidRDefault="00B95434" w:rsidP="005613AE">
      <w:pPr>
        <w:jc w:val="both"/>
        <w:rPr>
          <w:rFonts w:ascii="Arial" w:hAnsi="Arial" w:cs="Arial"/>
          <w:sz w:val="22"/>
          <w:szCs w:val="22"/>
        </w:rPr>
      </w:pPr>
    </w:p>
    <w:p w14:paraId="5083B8CA" w14:textId="4D961680" w:rsidR="00B95434" w:rsidRPr="005079B8" w:rsidRDefault="00B95434" w:rsidP="005613AE">
      <w:pPr>
        <w:jc w:val="both"/>
        <w:rPr>
          <w:rFonts w:ascii="Arial" w:hAnsi="Arial" w:cs="Arial"/>
          <w:sz w:val="22"/>
          <w:szCs w:val="22"/>
        </w:rPr>
      </w:pPr>
      <w:r>
        <w:rPr>
          <w:rFonts w:ascii="Arial" w:hAnsi="Arial" w:cs="Arial"/>
          <w:sz w:val="22"/>
          <w:szCs w:val="22"/>
        </w:rPr>
        <w:t xml:space="preserve">Kelt, ____________________ 202</w:t>
      </w:r>
      <w:ins w:id="4" w:author="Tibor Dr. Szabó" w:date="2026-01-24T18:55:00Z" w16du:dateUtc="2026-01-24T17:55:00Z">
        <w:r>
          <w:rPr>
            <w:rFonts w:ascii="Arial" w:hAnsi="Arial" w:cs="Arial"/>
            <w:sz w:val="22"/>
            <w:szCs w:val="22"/>
          </w:rPr>
          <w:t>6</w:t>
        </w:r>
      </w:ins>
      <w:ins w:id="5" w:author="Judit Biróné Zeller" w:date="2026-01-24T15:21:00Z" w16du:dateUtc="2026-01-24T14:21:00Z">
        <w:del w:id="6" w:author="Tibor Dr. Szabó" w:date="2026-01-24T18:55:00Z" w16du:dateUtc="2026-01-24T17:55:00Z">
          <w:r>
            <w:rPr>
              <w:rFonts w:ascii="Arial" w:hAnsi="Arial" w:cs="Arial"/>
              <w:sz w:val="22"/>
              <w:szCs w:val="22"/>
            </w:rPr>
            <w:delText>X</w:delText>
          </w:r>
        </w:del>
      </w:ins>
      <w:del w:id="7" w:author="Judit Biróné Zeller" w:date="2026-01-22T19:38:00Z" w16du:dateUtc="2026-01-22T18:38:00Z">
        <w:r>
          <w:rPr>
            <w:rFonts w:ascii="Arial" w:hAnsi="Arial" w:cs="Arial"/>
            <w:sz w:val="22"/>
            <w:szCs w:val="22"/>
          </w:rPr>
          <w:delText>5</w:delText>
        </w:r>
      </w:del>
      <w:r>
        <w:rPr>
          <w:rFonts w:ascii="Arial" w:hAnsi="Arial" w:cs="Arial"/>
          <w:sz w:val="22"/>
          <w:szCs w:val="22"/>
        </w:rPr>
        <w:t xml:space="preserve"> ……………………..</w:t>
      </w:r>
    </w:p>
    <w:p w14:paraId="6854F798" w14:textId="77777777" w:rsidR="00B95434" w:rsidRPr="005079B8" w:rsidRDefault="00B95434" w:rsidP="005613AE">
      <w:pPr>
        <w:autoSpaceDE w:val="0"/>
        <w:autoSpaceDN w:val="0"/>
        <w:adjustRightInd w:val="0"/>
        <w:jc w:val="both"/>
        <w:rPr>
          <w:rFonts w:ascii="Arial" w:hAnsi="Arial" w:cs="Arial"/>
          <w:sz w:val="22"/>
          <w:szCs w:val="22"/>
        </w:rPr>
      </w:pPr>
    </w:p>
    <w:p w14:paraId="1EAB76BC" w14:textId="77777777"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ab/>
        <w:tab/>
        <w:tab/>
        <w:tab/>
        <w:tab/>
        <w:t xml:space="preserve">                    __________________________</w:t>
      </w:r>
    </w:p>
    <w:p w14:paraId="32F6CF15" w14:textId="77777777" w:rsidR="00B95434" w:rsidRPr="005079B8" w:rsidRDefault="00B95434" w:rsidP="005613AE">
      <w:pPr>
        <w:autoSpaceDE w:val="0"/>
        <w:autoSpaceDN w:val="0"/>
        <w:adjustRightInd w:val="0"/>
        <w:jc w:val="both"/>
        <w:rPr>
          <w:rFonts w:ascii="Arial" w:hAnsi="Arial" w:cs="Arial"/>
          <w:sz w:val="22"/>
          <w:szCs w:val="22"/>
        </w:rPr>
      </w:pPr>
      <w:r>
        <w:rPr>
          <w:rFonts w:ascii="Arial" w:hAnsi="Arial" w:cs="Arial"/>
          <w:sz w:val="22"/>
          <w:szCs w:val="22"/>
        </w:rPr>
        <w:t xml:space="preserve">                                                                                                képviselő</w:t>
      </w:r>
    </w:p>
    <w:p w14:paraId="417328BA" w14:textId="77777777" w:rsidR="00B95434" w:rsidRDefault="00B95434" w:rsidP="005613AE">
      <w:pPr>
        <w:autoSpaceDE w:val="0"/>
        <w:autoSpaceDN w:val="0"/>
        <w:adjustRightInd w:val="0"/>
        <w:ind w:left="357"/>
        <w:jc w:val="center"/>
        <w:rPr>
          <w:rFonts w:ascii="Arial" w:hAnsi="Arial" w:cs="Arial"/>
          <w:b/>
          <w:bCs/>
        </w:rPr>
      </w:pPr>
      <w:r>
        <w:rPr>
          <w:rFonts w:ascii="Arial" w:hAnsi="Arial" w:cs="Arial"/>
          <w:b/>
          <w:bCs/>
        </w:rPr>
        <w:lastRenderedPageBreak/>
        <w:t>TARTALOMJEGYZÉK</w:t>
      </w:r>
    </w:p>
    <w:p w14:paraId="79EE4813" w14:textId="77777777" w:rsidR="00B95434" w:rsidRPr="00D93F38" w:rsidRDefault="00B95434" w:rsidP="005613AE">
      <w:pPr>
        <w:autoSpaceDE w:val="0"/>
        <w:autoSpaceDN w:val="0"/>
        <w:adjustRightInd w:val="0"/>
        <w:ind w:left="357"/>
        <w:jc w:val="center"/>
        <w:rPr>
          <w:rFonts w:ascii="Arial" w:hAnsi="Arial" w:cs="Arial"/>
        </w:rPr>
      </w:pPr>
    </w:p>
    <w:p w14:paraId="454FFF4E" w14:textId="77777777" w:rsidR="00B95434" w:rsidRPr="00D93F38" w:rsidRDefault="00B95434" w:rsidP="005613AE">
      <w:pPr>
        <w:rPr>
          <w:rFonts w:ascii="Arial" w:hAnsi="Arial" w:cs="Arial"/>
        </w:rPr>
      </w:pPr>
      <w:r>
        <w:rPr>
          <w:rFonts w:ascii="Arial" w:hAnsi="Arial" w:cs="Arial"/>
        </w:rPr>
        <w:t xml:space="preserve">I. </w:t>
      </w:r>
      <w:r>
        <w:rPr>
          <w:rFonts w:ascii="Arial" w:hAnsi="Arial" w:cs="Arial"/>
          <w:b/>
          <w:bCs/>
        </w:rPr>
        <w:t>BEVEZETÉS, ÁLTALÁNOS INFORMÁCIÓK</w:t>
      </w:r>
    </w:p>
    <w:p w14:paraId="29023DA9" w14:textId="77777777" w:rsidR="00B95434" w:rsidRPr="00D93F38" w:rsidRDefault="00B95434" w:rsidP="005613AE">
      <w:pPr>
        <w:rPr>
          <w:rFonts w:ascii="Arial" w:hAnsi="Arial" w:cs="Arial"/>
        </w:rPr>
      </w:pPr>
    </w:p>
    <w:p w14:paraId="56044C91" w14:textId="77777777" w:rsidR="00B95434" w:rsidRPr="00D93F38" w:rsidRDefault="00B95434" w:rsidP="005613AE">
      <w:pPr>
        <w:rPr>
          <w:rFonts w:ascii="Arial" w:hAnsi="Arial" w:cs="Arial"/>
        </w:rPr>
      </w:pPr>
      <w:r>
        <w:rPr>
          <w:rFonts w:ascii="Arial" w:hAnsi="Arial" w:cs="Arial"/>
        </w:rPr>
        <w:t>I.1. JOGSZABÁLYI HÁTTÉR, SZÁMVITELI CÉLKITŰZÉS, A SZÁMVITELI POLITIKA FOGALMA, CÉLJA</w:t>
      </w:r>
    </w:p>
    <w:p w14:paraId="7DFA3E26" w14:textId="77777777" w:rsidR="00B95434" w:rsidRPr="00D93F38" w:rsidRDefault="00B95434" w:rsidP="005613AE"/>
    <w:p w14:paraId="042F3217" w14:textId="77777777" w:rsidR="00B95434" w:rsidRPr="00D93F38" w:rsidRDefault="00B95434" w:rsidP="005613AE">
      <w:pPr>
        <w:rPr>
          <w:rFonts w:ascii="Arial" w:hAnsi="Arial" w:cs="Arial"/>
        </w:rPr>
      </w:pPr>
      <w:r>
        <w:rPr>
          <w:rFonts w:ascii="Arial" w:hAnsi="Arial" w:cs="Arial"/>
        </w:rPr>
        <w:t>I.2. A SZÁMVITELI POLITIKA TARTALMA, SZERKEZETE</w:t>
      </w:r>
    </w:p>
    <w:p w14:paraId="21A1609E" w14:textId="77777777" w:rsidR="00B95434" w:rsidRPr="00D93F38" w:rsidRDefault="00B95434" w:rsidP="005613AE"/>
    <w:p w14:paraId="47045315" w14:textId="77777777" w:rsidR="00B95434" w:rsidRPr="00D93F38" w:rsidRDefault="00B95434" w:rsidP="005613AE">
      <w:pPr>
        <w:rPr>
          <w:rFonts w:ascii="Arial" w:hAnsi="Arial" w:cs="Arial"/>
        </w:rPr>
      </w:pPr>
      <w:r>
        <w:rPr>
          <w:rFonts w:ascii="Arial" w:hAnsi="Arial" w:cs="Arial"/>
        </w:rPr>
        <w:t>I.3. A SZÁMVITELI POLITIKA HATÁLYA, ALKALMAZÁSA, MÓDOSÍTÁSA</w:t>
      </w:r>
    </w:p>
    <w:p w14:paraId="0BF423A0" w14:textId="77777777" w:rsidR="00B95434" w:rsidRPr="00D93F38" w:rsidRDefault="00B95434" w:rsidP="005613AE"/>
    <w:p w14:paraId="3007602E" w14:textId="77777777" w:rsidR="00B95434" w:rsidRPr="00D93F38" w:rsidRDefault="00B95434" w:rsidP="005613AE">
      <w:pPr>
        <w:jc w:val="both"/>
        <w:rPr>
          <w:rFonts w:ascii="Arial" w:hAnsi="Arial" w:cs="Arial"/>
        </w:rPr>
      </w:pPr>
      <w:r>
        <w:rPr>
          <w:rFonts w:ascii="Arial" w:hAnsi="Arial" w:cs="Arial"/>
        </w:rPr>
        <w:t>I.4. A SZÁMLAREND</w:t>
      </w:r>
    </w:p>
    <w:p w14:paraId="2601A140" w14:textId="77777777" w:rsidR="00B95434" w:rsidRPr="00D93F38" w:rsidRDefault="00B95434" w:rsidP="005613AE"/>
    <w:p w14:paraId="2793D43E" w14:textId="77777777" w:rsidR="00B95434" w:rsidRPr="00D93F38" w:rsidRDefault="00B95434" w:rsidP="005613AE">
      <w:pPr>
        <w:jc w:val="both"/>
        <w:rPr>
          <w:rFonts w:ascii="Arial" w:hAnsi="Arial" w:cs="Arial"/>
        </w:rPr>
      </w:pPr>
      <w:r>
        <w:rPr>
          <w:rFonts w:ascii="Arial" w:hAnsi="Arial" w:cs="Arial"/>
        </w:rPr>
        <w:t>I.5. SZÁMVITELI ALAPELVEK</w:t>
      </w:r>
    </w:p>
    <w:p w14:paraId="6D4206A4" w14:textId="77777777" w:rsidR="00B95434" w:rsidRPr="00D93F38" w:rsidRDefault="00B95434" w:rsidP="005613AE">
      <w:pPr>
        <w:jc w:val="both"/>
        <w:rPr>
          <w:rFonts w:ascii="Arial" w:hAnsi="Arial" w:cs="Arial"/>
        </w:rPr>
      </w:pPr>
    </w:p>
    <w:p w14:paraId="1905C3A8" w14:textId="77777777" w:rsidR="00B95434" w:rsidRPr="00D93F38" w:rsidRDefault="00B95434" w:rsidP="005613AE">
      <w:pPr>
        <w:jc w:val="both"/>
        <w:rPr>
          <w:rFonts w:ascii="Arial" w:hAnsi="Arial" w:cs="Arial"/>
        </w:rPr>
      </w:pPr>
    </w:p>
    <w:p w14:paraId="0D2FC419" w14:textId="77777777" w:rsidR="00B95434" w:rsidRPr="0012171C" w:rsidRDefault="00B95434" w:rsidP="005613AE">
      <w:pPr>
        <w:rPr>
          <w:rFonts w:ascii="Arial" w:hAnsi="Arial" w:cs="Arial"/>
          <w:b/>
          <w:bCs/>
        </w:rPr>
      </w:pPr>
      <w:r>
        <w:rPr>
          <w:rFonts w:ascii="Arial" w:hAnsi="Arial" w:cs="Arial"/>
          <w:b/>
          <w:bCs/>
        </w:rPr>
        <w:t>II. A SZÁMVITELI REND ÉS FELELŐSEI, SZÁMVITELPOLITIKAI DÖNTÉSEK MEGHOZATALA</w:t>
      </w:r>
    </w:p>
    <w:p w14:paraId="7C82B22B" w14:textId="77777777" w:rsidR="00B95434" w:rsidRPr="00D93F38" w:rsidRDefault="00B95434" w:rsidP="005613AE">
      <w:pPr>
        <w:jc w:val="both"/>
        <w:rPr>
          <w:rFonts w:ascii="Arial" w:hAnsi="Arial" w:cs="Arial"/>
        </w:rPr>
      </w:pPr>
    </w:p>
    <w:p w14:paraId="3CFA1993" w14:textId="77777777" w:rsidR="00B95434" w:rsidRPr="00D93F38" w:rsidRDefault="00B95434" w:rsidP="005613AE">
      <w:pPr>
        <w:jc w:val="both"/>
        <w:rPr>
          <w:rFonts w:ascii="Arial" w:hAnsi="Arial" w:cs="Arial"/>
          <w:caps/>
        </w:rPr>
      </w:pPr>
      <w:r>
        <w:rPr>
          <w:rFonts w:ascii="Arial" w:hAnsi="Arial" w:cs="Arial"/>
          <w:caps/>
        </w:rPr>
        <w:t>II.1. A számviteli rendjének biztosítása, a számvitelpolitikai döntések meghozatala</w:t>
      </w:r>
    </w:p>
    <w:p w14:paraId="61B40347" w14:textId="77777777" w:rsidR="00B95434" w:rsidRPr="00D93F38" w:rsidRDefault="00B95434" w:rsidP="005613AE"/>
    <w:p w14:paraId="51EEA3B1" w14:textId="77777777" w:rsidR="00B95434" w:rsidRPr="00D93F38" w:rsidRDefault="00B95434" w:rsidP="005613AE">
      <w:pPr>
        <w:jc w:val="both"/>
        <w:rPr>
          <w:rFonts w:ascii="Arial" w:hAnsi="Arial" w:cs="Arial"/>
          <w:caps/>
        </w:rPr>
      </w:pPr>
      <w:r>
        <w:rPr>
          <w:rFonts w:ascii="Arial" w:hAnsi="Arial" w:cs="Arial"/>
        </w:rPr>
        <w:t xml:space="preserve">II.2. </w:t>
      </w:r>
      <w:r>
        <w:rPr>
          <w:rFonts w:ascii="Arial" w:hAnsi="Arial" w:cs="Arial"/>
          <w:caps/>
        </w:rPr>
        <w:t>Számviteli feladatok végzése és irányítása</w:t>
      </w:r>
    </w:p>
    <w:p w14:paraId="4B0AA287" w14:textId="77777777" w:rsidR="00B95434" w:rsidRPr="00D93F38" w:rsidRDefault="00B95434" w:rsidP="005613AE"/>
    <w:p w14:paraId="7209FE17" w14:textId="77777777" w:rsidR="00B95434" w:rsidRPr="00D93F38" w:rsidRDefault="00B95434" w:rsidP="005613AE">
      <w:pPr>
        <w:jc w:val="both"/>
        <w:rPr>
          <w:rFonts w:ascii="Arial" w:hAnsi="Arial" w:cs="Arial"/>
          <w:caps/>
        </w:rPr>
      </w:pPr>
      <w:r>
        <w:rPr>
          <w:rFonts w:ascii="Arial" w:hAnsi="Arial" w:cs="Arial"/>
        </w:rPr>
        <w:t xml:space="preserve">II.3. </w:t>
      </w:r>
      <w:r>
        <w:rPr>
          <w:rFonts w:ascii="Arial" w:hAnsi="Arial" w:cs="Arial"/>
          <w:caps/>
        </w:rPr>
        <w:t>Eszközök és források értékelési feladatai</w:t>
      </w:r>
    </w:p>
    <w:p w14:paraId="0465AB86" w14:textId="77777777" w:rsidR="00B95434" w:rsidRPr="00D93F38" w:rsidRDefault="00B95434" w:rsidP="005613AE"/>
    <w:p w14:paraId="4B71EE33" w14:textId="77777777" w:rsidR="00B95434" w:rsidRPr="00D93F38" w:rsidRDefault="00B95434" w:rsidP="005613AE">
      <w:pPr>
        <w:rPr>
          <w:rFonts w:ascii="Arial" w:hAnsi="Arial" w:cs="Arial"/>
        </w:rPr>
      </w:pPr>
      <w:r>
        <w:rPr>
          <w:rFonts w:ascii="Arial" w:hAnsi="Arial" w:cs="Arial"/>
        </w:rPr>
        <w:t xml:space="preserve">II.4. </w:t>
      </w:r>
      <w:r>
        <w:rPr>
          <w:rFonts w:ascii="Arial" w:hAnsi="Arial" w:cs="Arial"/>
          <w:caps/>
        </w:rPr>
        <w:t>Leltárkészítés és leltározás felelősei</w:t>
      </w:r>
    </w:p>
    <w:p w14:paraId="6CCBEF0B" w14:textId="77777777" w:rsidR="00B95434" w:rsidRPr="00D93F38" w:rsidRDefault="00B95434" w:rsidP="005613AE"/>
    <w:p w14:paraId="669E7500" w14:textId="77777777" w:rsidR="00B95434" w:rsidRPr="00D93F38" w:rsidRDefault="00B95434" w:rsidP="005613AE">
      <w:pPr>
        <w:rPr>
          <w:rFonts w:ascii="Arial" w:hAnsi="Arial" w:cs="Arial"/>
          <w:caps/>
        </w:rPr>
      </w:pPr>
      <w:r>
        <w:rPr>
          <w:rFonts w:ascii="Arial" w:hAnsi="Arial" w:cs="Arial"/>
          <w:caps/>
        </w:rPr>
        <w:t>II.5. Pénzkezelés felelősei</w:t>
      </w:r>
    </w:p>
    <w:p w14:paraId="67FB7284" w14:textId="77777777" w:rsidR="00B95434" w:rsidRPr="00D93F38" w:rsidRDefault="00B95434" w:rsidP="005613AE"/>
    <w:p w14:paraId="346512E9" w14:textId="77777777" w:rsidR="00B95434" w:rsidRPr="00D93F38" w:rsidRDefault="00B95434" w:rsidP="005613AE">
      <w:pPr>
        <w:rPr>
          <w:rFonts w:ascii="Arial" w:hAnsi="Arial" w:cs="Arial"/>
        </w:rPr>
      </w:pPr>
    </w:p>
    <w:p w14:paraId="24935022" w14:textId="77777777" w:rsidR="00B95434" w:rsidRPr="0012171C" w:rsidRDefault="00B95434" w:rsidP="005613AE">
      <w:pPr>
        <w:rPr>
          <w:rFonts w:ascii="Arial" w:hAnsi="Arial" w:cs="Arial"/>
          <w:b/>
          <w:bCs/>
        </w:rPr>
      </w:pPr>
      <w:r>
        <w:rPr>
          <w:rFonts w:ascii="Arial" w:hAnsi="Arial" w:cs="Arial"/>
          <w:b/>
          <w:bCs/>
        </w:rPr>
        <w:t>III. A BESZÁMOLÓ ALÁÍRÓJA, KÖNYVVIZSGÁLAT, NYILVÁNOSSÁGRA HOZATAL ÉS KÖZZÉTÉTEL</w:t>
      </w:r>
    </w:p>
    <w:p w14:paraId="4275F9E0" w14:textId="77777777" w:rsidR="00B95434" w:rsidRPr="00D93F38" w:rsidRDefault="00B95434" w:rsidP="005613AE">
      <w:pPr>
        <w:rPr>
          <w:rFonts w:ascii="Arial" w:hAnsi="Arial" w:cs="Arial"/>
        </w:rPr>
      </w:pPr>
    </w:p>
    <w:p w14:paraId="42FFD1D4" w14:textId="77777777" w:rsidR="00B95434" w:rsidRPr="00D93F38" w:rsidRDefault="00B95434" w:rsidP="005613AE">
      <w:pPr>
        <w:rPr>
          <w:rFonts w:ascii="Arial" w:hAnsi="Arial" w:cs="Arial"/>
        </w:rPr>
      </w:pPr>
      <w:r>
        <w:rPr>
          <w:rFonts w:ascii="Arial" w:hAnsi="Arial" w:cs="Arial"/>
        </w:rPr>
        <w:t>III.1. A BESZÁMOLÓ ALÁÍRÓJA</w:t>
      </w:r>
    </w:p>
    <w:p w14:paraId="6B21887B" w14:textId="77777777" w:rsidR="00B95434" w:rsidRPr="00D93F38" w:rsidRDefault="00B95434" w:rsidP="005613AE">
      <w:pPr>
        <w:rPr>
          <w:rFonts w:ascii="Arial" w:hAnsi="Arial" w:cs="Arial"/>
        </w:rPr>
      </w:pPr>
    </w:p>
    <w:p w14:paraId="007DC80E" w14:textId="77777777" w:rsidR="00B95434" w:rsidRPr="00D93F38" w:rsidRDefault="00B95434" w:rsidP="005613AE">
      <w:pPr>
        <w:rPr>
          <w:rFonts w:ascii="Arial" w:hAnsi="Arial" w:cs="Arial"/>
        </w:rPr>
      </w:pPr>
      <w:r>
        <w:rPr>
          <w:rFonts w:ascii="Arial" w:hAnsi="Arial" w:cs="Arial"/>
        </w:rPr>
        <w:t>III.2. KÖNYVVIZSGÁLAT</w:t>
      </w:r>
    </w:p>
    <w:p w14:paraId="74706DD1" w14:textId="77777777" w:rsidR="00B95434" w:rsidRPr="00D93F38" w:rsidRDefault="00B95434" w:rsidP="005613AE">
      <w:pPr>
        <w:rPr>
          <w:rFonts w:ascii="Arial" w:hAnsi="Arial" w:cs="Arial"/>
        </w:rPr>
      </w:pPr>
    </w:p>
    <w:p w14:paraId="1831D5A1" w14:textId="77777777" w:rsidR="00B95434" w:rsidRPr="00D93F38" w:rsidRDefault="00B95434" w:rsidP="005613AE">
      <w:pPr>
        <w:rPr>
          <w:rFonts w:ascii="Arial" w:hAnsi="Arial" w:cs="Arial"/>
        </w:rPr>
      </w:pPr>
      <w:r>
        <w:rPr>
          <w:rFonts w:ascii="Arial" w:hAnsi="Arial" w:cs="Arial"/>
        </w:rPr>
        <w:t>III.3. NYILVÁNOSSÁGRA HOZATAL ÉS KÖZZÉTÉTEL</w:t>
      </w:r>
    </w:p>
    <w:p w14:paraId="4ADD3351" w14:textId="77777777" w:rsidR="00B95434" w:rsidRPr="00D93F38" w:rsidRDefault="00B95434" w:rsidP="005613AE">
      <w:pPr>
        <w:rPr>
          <w:rFonts w:ascii="Arial" w:hAnsi="Arial" w:cs="Arial"/>
        </w:rPr>
      </w:pPr>
    </w:p>
    <w:p w14:paraId="23067C40" w14:textId="77777777" w:rsidR="00B95434" w:rsidRPr="00D93F38" w:rsidRDefault="00B95434" w:rsidP="005613AE">
      <w:pPr>
        <w:rPr>
          <w:rFonts w:ascii="Arial" w:hAnsi="Arial" w:cs="Arial"/>
        </w:rPr>
      </w:pPr>
    </w:p>
    <w:p w14:paraId="4AD96436" w14:textId="77777777" w:rsidR="00B95434" w:rsidRPr="0012171C" w:rsidRDefault="00B95434" w:rsidP="005613AE">
      <w:pPr>
        <w:rPr>
          <w:rFonts w:ascii="Arial" w:hAnsi="Arial" w:cs="Arial"/>
          <w:b/>
          <w:bCs/>
        </w:rPr>
      </w:pPr>
      <w:r>
        <w:rPr>
          <w:rFonts w:ascii="Arial" w:hAnsi="Arial" w:cs="Arial"/>
          <w:b/>
          <w:bCs/>
        </w:rPr>
        <w:t>IV. BESZÁMOLÁSI KÖTELEZETTSÉG, A BESZÁMOLÓ FORMÁJA, A MÉRLEG ÉS EREDMÉNYKIMUTATÁS TÍPUSA</w:t>
      </w:r>
    </w:p>
    <w:p w14:paraId="10E657F7" w14:textId="77777777" w:rsidR="00B95434" w:rsidRPr="00D93F38" w:rsidRDefault="00B95434" w:rsidP="005613AE">
      <w:pPr>
        <w:rPr>
          <w:rFonts w:ascii="Arial" w:hAnsi="Arial" w:cs="Arial"/>
        </w:rPr>
      </w:pPr>
    </w:p>
    <w:p w14:paraId="6FC96B3B" w14:textId="77777777" w:rsidR="00B95434" w:rsidRPr="00D93F38" w:rsidRDefault="00B95434" w:rsidP="005613AE">
      <w:pPr>
        <w:rPr>
          <w:rFonts w:ascii="Arial" w:hAnsi="Arial" w:cs="Arial"/>
        </w:rPr>
      </w:pPr>
      <w:r>
        <w:rPr>
          <w:rFonts w:ascii="Arial" w:hAnsi="Arial" w:cs="Arial"/>
        </w:rPr>
        <w:t>IV.1. BESZÁMOLÁSI KÖTELEZETTSÉG</w:t>
      </w:r>
    </w:p>
    <w:p w14:paraId="1D23A1BC" w14:textId="77777777" w:rsidR="00B95434" w:rsidRPr="00D93F38" w:rsidRDefault="00B95434" w:rsidP="005613AE">
      <w:pPr>
        <w:rPr>
          <w:rFonts w:ascii="Arial" w:hAnsi="Arial" w:cs="Arial"/>
        </w:rPr>
      </w:pPr>
    </w:p>
    <w:p w14:paraId="7B0060F7" w14:textId="77777777" w:rsidR="00B95434" w:rsidRPr="00D93F38" w:rsidRDefault="00B95434" w:rsidP="005613AE">
      <w:pPr>
        <w:rPr>
          <w:rFonts w:ascii="Arial" w:hAnsi="Arial" w:cs="Arial"/>
        </w:rPr>
      </w:pPr>
      <w:r>
        <w:rPr>
          <w:rFonts w:ascii="Arial" w:hAnsi="Arial" w:cs="Arial"/>
        </w:rPr>
        <w:t>IV.2. A BESZÁMOLÓ VÁLASZTOTT FORMÁJA</w:t>
      </w:r>
    </w:p>
    <w:p w14:paraId="5894E25C" w14:textId="77777777" w:rsidR="00B95434" w:rsidRPr="00D93F38" w:rsidRDefault="00B95434" w:rsidP="005613AE">
      <w:pPr>
        <w:rPr>
          <w:rFonts w:ascii="Arial" w:hAnsi="Arial" w:cs="Arial"/>
        </w:rPr>
      </w:pPr>
    </w:p>
    <w:p w14:paraId="62BCBC5C" w14:textId="77777777" w:rsidR="00B95434" w:rsidRPr="00D93F38" w:rsidRDefault="00B95434" w:rsidP="005613AE">
      <w:pPr>
        <w:rPr>
          <w:rFonts w:ascii="Arial" w:hAnsi="Arial" w:cs="Arial"/>
        </w:rPr>
      </w:pPr>
      <w:r>
        <w:rPr>
          <w:rFonts w:ascii="Arial" w:hAnsi="Arial" w:cs="Arial"/>
        </w:rPr>
        <w:t>IV.3. A MÉRLEG ÉS EREDMÉNYKIMUTATÁS VÁLASZTOTT TÍPUSA</w:t>
      </w:r>
    </w:p>
    <w:p w14:paraId="7D93068F" w14:textId="77777777" w:rsidR="00B95434" w:rsidRPr="00D93F38" w:rsidRDefault="00B95434" w:rsidP="005613AE">
      <w:pPr>
        <w:rPr>
          <w:rFonts w:ascii="Arial" w:hAnsi="Arial" w:cs="Arial"/>
        </w:rPr>
      </w:pPr>
    </w:p>
    <w:p w14:paraId="0C6FA6CB" w14:textId="77777777" w:rsidR="00B95434" w:rsidRPr="00D93F38" w:rsidRDefault="00B95434" w:rsidP="005613AE">
      <w:pPr>
        <w:rPr>
          <w:rFonts w:ascii="Arial" w:hAnsi="Arial" w:cs="Arial"/>
        </w:rPr>
      </w:pPr>
      <w:r>
        <w:rPr>
          <w:rFonts w:ascii="Arial" w:hAnsi="Arial" w:cs="Arial"/>
        </w:rPr>
        <w:lastRenderedPageBreak/>
        <w:t>IV.4. TÉTELEK TOVÁBBTAGOLÁSA, ÚJ TÉTELEK FELVÉTELE, TÉTELEK ÖSSZEVONÁSA, ELHAGYÁSA</w:t>
      </w:r>
    </w:p>
    <w:p w14:paraId="325E838D" w14:textId="77777777" w:rsidR="00B95434" w:rsidRPr="00D93F38" w:rsidRDefault="00B95434" w:rsidP="005613AE">
      <w:pPr>
        <w:rPr>
          <w:rFonts w:ascii="Arial" w:hAnsi="Arial" w:cs="Arial"/>
        </w:rPr>
      </w:pPr>
    </w:p>
    <w:p w14:paraId="6EE98ED6" w14:textId="77777777" w:rsidR="00B95434" w:rsidRPr="00D93F38" w:rsidRDefault="00B95434" w:rsidP="005613AE">
      <w:pPr>
        <w:rPr>
          <w:rFonts w:ascii="Arial" w:hAnsi="Arial" w:cs="Arial"/>
        </w:rPr>
      </w:pPr>
      <w:r>
        <w:rPr>
          <w:rFonts w:ascii="Arial" w:hAnsi="Arial" w:cs="Arial"/>
        </w:rPr>
        <w:t>IV.5. A BESZÁMOLÓ NYELVE, PÉNZNEME ÉS MÉRTÉKEGYSÉGE</w:t>
      </w:r>
    </w:p>
    <w:p w14:paraId="1119A70C" w14:textId="77777777" w:rsidR="00B95434" w:rsidRPr="00D93F38" w:rsidRDefault="00B95434" w:rsidP="005613AE">
      <w:pPr>
        <w:rPr>
          <w:rFonts w:ascii="Arial" w:hAnsi="Arial" w:cs="Arial"/>
        </w:rPr>
      </w:pPr>
    </w:p>
    <w:p w14:paraId="202A4237" w14:textId="77777777" w:rsidR="00B95434" w:rsidRPr="00D93F38" w:rsidRDefault="00B95434" w:rsidP="005613AE">
      <w:pPr>
        <w:rPr>
          <w:rFonts w:ascii="Arial" w:hAnsi="Arial" w:cs="Arial"/>
        </w:rPr>
      </w:pPr>
      <w:r>
        <w:rPr>
          <w:rFonts w:ascii="Arial" w:hAnsi="Arial" w:cs="Arial"/>
        </w:rPr>
        <w:t>IV.6. AZ ÜZLETI ÉV, A MÉRLEG FORDULÓNAPJA</w:t>
      </w:r>
    </w:p>
    <w:p w14:paraId="103AFD11" w14:textId="77777777" w:rsidR="00B95434" w:rsidRPr="00D93F38" w:rsidRDefault="00B95434" w:rsidP="005613AE">
      <w:pPr>
        <w:rPr>
          <w:rFonts w:ascii="Arial" w:hAnsi="Arial" w:cs="Arial"/>
        </w:rPr>
      </w:pPr>
    </w:p>
    <w:p w14:paraId="420B3AC9" w14:textId="77777777" w:rsidR="00B95434" w:rsidRPr="00D93F38" w:rsidRDefault="00B95434" w:rsidP="005613AE">
      <w:pPr>
        <w:rPr>
          <w:rFonts w:ascii="Arial" w:hAnsi="Arial" w:cs="Arial"/>
        </w:rPr>
      </w:pPr>
      <w:r>
        <w:rPr>
          <w:rFonts w:ascii="Arial" w:hAnsi="Arial" w:cs="Arial"/>
        </w:rPr>
        <w:t>IV.7. A MÉRLEGKÉSZÍTÉS VÁLASZTOTT IDŐPONTJA</w:t>
      </w:r>
    </w:p>
    <w:p w14:paraId="43DB010B" w14:textId="77777777" w:rsidR="00B95434" w:rsidRPr="00D93F38" w:rsidRDefault="00B95434" w:rsidP="005613AE">
      <w:pPr>
        <w:rPr>
          <w:rFonts w:ascii="Arial" w:hAnsi="Arial" w:cs="Arial"/>
        </w:rPr>
      </w:pPr>
    </w:p>
    <w:p w14:paraId="43C3DC89" w14:textId="77777777" w:rsidR="00B95434" w:rsidRPr="00D93F38" w:rsidRDefault="00B95434" w:rsidP="005613AE">
      <w:pPr>
        <w:rPr>
          <w:rFonts w:ascii="Arial" w:hAnsi="Arial" w:cs="Arial"/>
        </w:rPr>
      </w:pPr>
      <w:r>
        <w:rPr>
          <w:rFonts w:ascii="Arial" w:hAnsi="Arial" w:cs="Arial"/>
        </w:rPr>
        <w:t>IV.8. A KIEGÉSZÍTŐ MELLÉKLET TARTALMA</w:t>
      </w:r>
    </w:p>
    <w:p w14:paraId="4BF04FEE" w14:textId="77777777" w:rsidR="00B95434" w:rsidRPr="00D93F38" w:rsidRDefault="00B95434" w:rsidP="005613AE">
      <w:pPr>
        <w:rPr>
          <w:rFonts w:ascii="Arial" w:hAnsi="Arial" w:cs="Arial"/>
        </w:rPr>
      </w:pPr>
    </w:p>
    <w:p w14:paraId="5D374755" w14:textId="77777777" w:rsidR="00B95434" w:rsidRPr="00D93F38" w:rsidRDefault="00B95434" w:rsidP="005613AE">
      <w:pPr>
        <w:rPr>
          <w:rFonts w:ascii="Arial" w:hAnsi="Arial" w:cs="Arial"/>
        </w:rPr>
      </w:pPr>
      <w:r>
        <w:rPr>
          <w:rFonts w:ascii="Arial" w:hAnsi="Arial" w:cs="Arial"/>
        </w:rPr>
        <w:t>IV.9. JELENTŐS ÖSSZEG A BEMUTATÁS SZEMPONTJÁBÓL</w:t>
      </w:r>
    </w:p>
    <w:p w14:paraId="2CB87AF8" w14:textId="77777777" w:rsidR="00B95434" w:rsidRPr="00D93F38" w:rsidRDefault="00B95434" w:rsidP="005613AE">
      <w:pPr>
        <w:rPr>
          <w:rFonts w:ascii="Arial" w:hAnsi="Arial" w:cs="Arial"/>
        </w:rPr>
      </w:pPr>
    </w:p>
    <w:p w14:paraId="3C5255EF" w14:textId="77777777" w:rsidR="00B95434" w:rsidRPr="00D93F38" w:rsidRDefault="00B95434" w:rsidP="005613AE">
      <w:pPr>
        <w:rPr>
          <w:rFonts w:ascii="Arial" w:hAnsi="Arial" w:cs="Arial"/>
        </w:rPr>
      </w:pPr>
    </w:p>
    <w:p w14:paraId="3DB7837F" w14:textId="77777777" w:rsidR="00B95434" w:rsidRPr="0012171C" w:rsidRDefault="00B95434" w:rsidP="005613AE">
      <w:pPr>
        <w:rPr>
          <w:rFonts w:ascii="Arial" w:hAnsi="Arial" w:cs="Arial"/>
          <w:b/>
          <w:bCs/>
        </w:rPr>
      </w:pPr>
      <w:r>
        <w:rPr>
          <w:rFonts w:ascii="Arial" w:hAnsi="Arial" w:cs="Arial"/>
          <w:b/>
          <w:bCs/>
        </w:rPr>
        <w:t>V. KONSZOLIDÁCIÓ</w:t>
      </w:r>
    </w:p>
    <w:p w14:paraId="443C7887" w14:textId="77777777" w:rsidR="00B95434" w:rsidRPr="0012171C" w:rsidRDefault="00B95434" w:rsidP="005613AE">
      <w:pPr>
        <w:rPr>
          <w:rFonts w:ascii="Arial" w:hAnsi="Arial" w:cs="Arial"/>
          <w:b/>
          <w:bCs/>
        </w:rPr>
      </w:pPr>
    </w:p>
    <w:p w14:paraId="5EE8A144" w14:textId="77777777" w:rsidR="00B95434" w:rsidRPr="0012171C" w:rsidRDefault="00B95434" w:rsidP="005613AE">
      <w:pPr>
        <w:rPr>
          <w:rFonts w:ascii="Arial" w:hAnsi="Arial" w:cs="Arial"/>
          <w:b/>
          <w:bCs/>
        </w:rPr>
      </w:pPr>
    </w:p>
    <w:p w14:paraId="1D7F9FD2" w14:textId="77777777" w:rsidR="00B95434" w:rsidRPr="0012171C" w:rsidRDefault="00B95434" w:rsidP="005613AE">
      <w:pPr>
        <w:rPr>
          <w:rFonts w:ascii="Arial" w:hAnsi="Arial" w:cs="Arial"/>
          <w:b/>
          <w:bCs/>
        </w:rPr>
      </w:pPr>
      <w:r>
        <w:rPr>
          <w:rFonts w:ascii="Arial" w:hAnsi="Arial" w:cs="Arial"/>
          <w:b/>
          <w:bCs/>
        </w:rPr>
        <w:t>VI. MINŐSÍTÉSEK, ÉRTELMEZÉSEK A SZÁMVITELI ELSZÁMOLÁSOK SZEMPONTJÁBÓL</w:t>
      </w:r>
    </w:p>
    <w:p w14:paraId="44230744" w14:textId="77777777" w:rsidR="00B95434" w:rsidRPr="00D93F38" w:rsidRDefault="00B95434" w:rsidP="005613AE">
      <w:pPr>
        <w:rPr>
          <w:rFonts w:ascii="Arial" w:hAnsi="Arial" w:cs="Arial"/>
        </w:rPr>
      </w:pPr>
    </w:p>
    <w:p w14:paraId="0EDA9C97" w14:textId="77777777" w:rsidR="00B95434" w:rsidRPr="00D93F38" w:rsidRDefault="00B95434" w:rsidP="005613AE">
      <w:pPr>
        <w:rPr>
          <w:rFonts w:ascii="Arial" w:hAnsi="Arial" w:cs="Arial"/>
        </w:rPr>
      </w:pPr>
      <w:r>
        <w:rPr>
          <w:rFonts w:ascii="Arial" w:hAnsi="Arial" w:cs="Arial"/>
        </w:rPr>
        <w:t>VI.1. JELENTŐS, NEM JELENTŐS ÖSSZEGŰ HIBA</w:t>
      </w:r>
    </w:p>
    <w:p w14:paraId="73B5FB02" w14:textId="77777777" w:rsidR="00B95434" w:rsidRPr="00D93F38" w:rsidRDefault="00B95434" w:rsidP="005613AE">
      <w:pPr>
        <w:rPr>
          <w:rFonts w:ascii="Arial" w:hAnsi="Arial" w:cs="Arial"/>
        </w:rPr>
      </w:pPr>
    </w:p>
    <w:p w14:paraId="276B77BC" w14:textId="77777777" w:rsidR="00B95434" w:rsidRPr="00D93F38" w:rsidRDefault="00B95434" w:rsidP="005613AE">
      <w:pPr>
        <w:rPr>
          <w:rFonts w:ascii="Arial" w:hAnsi="Arial" w:cs="Arial"/>
        </w:rPr>
      </w:pPr>
      <w:r>
        <w:rPr>
          <w:rFonts w:ascii="Arial" w:hAnsi="Arial" w:cs="Arial"/>
        </w:rPr>
        <w:t>VI.2. NEM JELENTŐS ÖSSZEGŰ HIBA</w:t>
      </w:r>
    </w:p>
    <w:p w14:paraId="60DD3273" w14:textId="77777777" w:rsidR="00B95434" w:rsidRPr="00D93F38" w:rsidRDefault="00B95434" w:rsidP="005613AE">
      <w:pPr>
        <w:rPr>
          <w:rFonts w:ascii="Arial" w:hAnsi="Arial" w:cs="Arial"/>
        </w:rPr>
      </w:pPr>
    </w:p>
    <w:p w14:paraId="20E546BD" w14:textId="77777777" w:rsidR="00B95434" w:rsidRPr="00D93F38" w:rsidRDefault="00B95434" w:rsidP="005613AE">
      <w:pPr>
        <w:rPr>
          <w:rFonts w:ascii="Arial" w:hAnsi="Arial" w:cs="Arial"/>
        </w:rPr>
      </w:pPr>
      <w:r>
        <w:rPr>
          <w:rFonts w:ascii="Arial" w:hAnsi="Arial" w:cs="Arial"/>
        </w:rPr>
        <w:t>VI.3. LÉNYEGES ÉRTELMEZÉSE</w:t>
      </w:r>
    </w:p>
    <w:p w14:paraId="16D775CA" w14:textId="77777777" w:rsidR="00B95434" w:rsidRPr="00D93F38" w:rsidRDefault="00B95434" w:rsidP="005613AE">
      <w:pPr>
        <w:rPr>
          <w:rFonts w:ascii="Arial" w:hAnsi="Arial" w:cs="Arial"/>
        </w:rPr>
      </w:pPr>
    </w:p>
    <w:p w14:paraId="62CE718A" w14:textId="77777777" w:rsidR="00B95434" w:rsidRPr="00D93F38" w:rsidRDefault="00B95434" w:rsidP="005613AE">
      <w:pPr>
        <w:jc w:val="both"/>
        <w:rPr>
          <w:rFonts w:ascii="Arial" w:hAnsi="Arial" w:cs="Arial"/>
        </w:rPr>
      </w:pPr>
      <w:r>
        <w:rPr>
          <w:rFonts w:ascii="Arial" w:hAnsi="Arial" w:cs="Arial"/>
        </w:rPr>
        <w:t>VI.4. JELENTŐS MÉRTÉK ÉRTELMEZÉSE</w:t>
      </w:r>
    </w:p>
    <w:p w14:paraId="24E6ACF3" w14:textId="77777777" w:rsidR="00B95434" w:rsidRPr="00D93F38" w:rsidRDefault="00B95434" w:rsidP="005613AE">
      <w:pPr>
        <w:rPr>
          <w:rFonts w:ascii="Arial" w:hAnsi="Arial" w:cs="Arial"/>
        </w:rPr>
      </w:pPr>
    </w:p>
    <w:p w14:paraId="4085BCBF" w14:textId="77777777" w:rsidR="00B95434" w:rsidRPr="00D93F38" w:rsidRDefault="00B95434" w:rsidP="005613AE">
      <w:pPr>
        <w:jc w:val="both"/>
        <w:rPr>
          <w:rFonts w:ascii="Arial" w:hAnsi="Arial" w:cs="Arial"/>
        </w:rPr>
      </w:pPr>
      <w:r>
        <w:rPr>
          <w:rFonts w:ascii="Arial" w:hAnsi="Arial" w:cs="Arial"/>
        </w:rPr>
        <w:t>VI.5. JELENTŐS ÖSSZEG ÉRTELMEZÉSE</w:t>
      </w:r>
    </w:p>
    <w:p w14:paraId="65A6B663" w14:textId="77777777" w:rsidR="00B95434" w:rsidRPr="00D93F38" w:rsidRDefault="00B95434" w:rsidP="005613AE">
      <w:pPr>
        <w:rPr>
          <w:rFonts w:ascii="Arial" w:hAnsi="Arial" w:cs="Arial"/>
        </w:rPr>
      </w:pPr>
    </w:p>
    <w:p w14:paraId="47AFED59" w14:textId="77777777" w:rsidR="00B95434" w:rsidRPr="00D93F38" w:rsidRDefault="00B95434" w:rsidP="005613AE">
      <w:pPr>
        <w:jc w:val="both"/>
        <w:rPr>
          <w:rFonts w:ascii="Arial" w:hAnsi="Arial" w:cs="Arial"/>
        </w:rPr>
      </w:pPr>
      <w:r>
        <w:rPr>
          <w:rFonts w:ascii="Arial" w:hAnsi="Arial" w:cs="Arial"/>
        </w:rPr>
        <w:t>VI.6. TARTÓS ÉRTELMEZÉSE</w:t>
      </w:r>
    </w:p>
    <w:p w14:paraId="43315310" w14:textId="77777777" w:rsidR="00B95434" w:rsidRPr="00D93F38" w:rsidRDefault="00B95434" w:rsidP="005613AE">
      <w:pPr>
        <w:jc w:val="both"/>
        <w:rPr>
          <w:rFonts w:ascii="Arial" w:hAnsi="Arial" w:cs="Arial"/>
        </w:rPr>
      </w:pPr>
    </w:p>
    <w:p w14:paraId="564C5D96" w14:textId="77777777" w:rsidR="00B95434" w:rsidRPr="00D93F38" w:rsidRDefault="00B95434" w:rsidP="005613AE">
      <w:pPr>
        <w:rPr>
          <w:rFonts w:ascii="Arial" w:hAnsi="Arial" w:cs="Arial"/>
        </w:rPr>
      </w:pPr>
    </w:p>
    <w:p w14:paraId="4AAF15FD" w14:textId="77777777" w:rsidR="00B95434" w:rsidRPr="0012171C" w:rsidRDefault="00B95434" w:rsidP="005613AE">
      <w:pPr>
        <w:rPr>
          <w:rFonts w:ascii="Arial" w:hAnsi="Arial" w:cs="Arial"/>
          <w:b/>
          <w:bCs/>
        </w:rPr>
      </w:pPr>
      <w:r>
        <w:rPr>
          <w:rFonts w:ascii="Arial" w:hAnsi="Arial" w:cs="Arial"/>
          <w:b/>
          <w:bCs/>
        </w:rPr>
        <w:t>VII. KÖNYVVEZETÉS, BIZONYLATOLÁS, KÖNYVVITELI ZÁRLAT</w:t>
      </w:r>
    </w:p>
    <w:p w14:paraId="39EB643A" w14:textId="77777777" w:rsidR="00B95434" w:rsidRPr="00D93F38" w:rsidRDefault="00B95434" w:rsidP="005613AE">
      <w:pPr>
        <w:jc w:val="both"/>
        <w:rPr>
          <w:rFonts w:ascii="Arial" w:hAnsi="Arial" w:cs="Arial"/>
        </w:rPr>
      </w:pPr>
    </w:p>
    <w:p w14:paraId="1670CC54" w14:textId="77777777" w:rsidR="00B95434" w:rsidRPr="00D93F38" w:rsidRDefault="00B95434" w:rsidP="005613AE">
      <w:pPr>
        <w:rPr>
          <w:rFonts w:ascii="Arial" w:hAnsi="Arial" w:cs="Arial"/>
        </w:rPr>
      </w:pPr>
      <w:r>
        <w:rPr>
          <w:rFonts w:ascii="Arial" w:hAnsi="Arial" w:cs="Arial"/>
        </w:rPr>
        <w:t>VII.1. KÖNYVVEZETÉS MÓDJA, PÉNZNEME, ESZKÖZE</w:t>
      </w:r>
    </w:p>
    <w:p w14:paraId="005B8265" w14:textId="77777777" w:rsidR="00B95434" w:rsidRPr="00D93F38" w:rsidRDefault="00B95434" w:rsidP="005613AE">
      <w:pPr>
        <w:jc w:val="both"/>
        <w:rPr>
          <w:rFonts w:ascii="Arial" w:hAnsi="Arial" w:cs="Arial"/>
        </w:rPr>
      </w:pPr>
    </w:p>
    <w:p w14:paraId="51A601EE" w14:textId="77777777" w:rsidR="00B95434" w:rsidRPr="00D93F38" w:rsidRDefault="00B95434" w:rsidP="005613AE">
      <w:pPr>
        <w:jc w:val="both"/>
        <w:rPr>
          <w:rFonts w:ascii="Arial" w:hAnsi="Arial" w:cs="Arial"/>
        </w:rPr>
      </w:pPr>
      <w:r>
        <w:rPr>
          <w:rFonts w:ascii="Arial" w:hAnsi="Arial" w:cs="Arial"/>
        </w:rPr>
        <w:t>VII.2. KÖLTSÉGELSZÁMOLÁS VÁLASZTOTT MÓDJA</w:t>
      </w:r>
    </w:p>
    <w:p w14:paraId="68A4EBDD" w14:textId="77777777" w:rsidR="00B95434" w:rsidRPr="00D93F38" w:rsidRDefault="00B95434" w:rsidP="005613AE">
      <w:pPr>
        <w:jc w:val="both"/>
        <w:rPr>
          <w:rFonts w:ascii="Arial" w:hAnsi="Arial" w:cs="Arial"/>
        </w:rPr>
      </w:pPr>
    </w:p>
    <w:p w14:paraId="19F974CC" w14:textId="77777777" w:rsidR="00B95434" w:rsidRPr="00D93F38" w:rsidRDefault="00B95434" w:rsidP="005613AE">
      <w:pPr>
        <w:rPr>
          <w:rFonts w:ascii="Arial" w:hAnsi="Arial" w:cs="Arial"/>
        </w:rPr>
      </w:pPr>
      <w:r>
        <w:rPr>
          <w:rFonts w:ascii="Arial" w:hAnsi="Arial" w:cs="Arial"/>
        </w:rPr>
        <w:t>VII.3. BIZONYLATI ELV ÉS BIZONYLATI FEGYELEM, A SZÁMVITELI BIZONYLATOK</w:t>
      </w:r>
    </w:p>
    <w:p w14:paraId="12028516" w14:textId="77777777" w:rsidR="00B95434" w:rsidRPr="00D93F38" w:rsidRDefault="00B95434" w:rsidP="005613AE">
      <w:pPr>
        <w:jc w:val="both"/>
        <w:rPr>
          <w:rFonts w:ascii="Arial" w:hAnsi="Arial" w:cs="Arial"/>
        </w:rPr>
      </w:pPr>
    </w:p>
    <w:p w14:paraId="05B861B5" w14:textId="77777777" w:rsidR="00B95434" w:rsidRPr="00D93F38" w:rsidRDefault="00B95434" w:rsidP="005613AE">
      <w:pPr>
        <w:jc w:val="both"/>
        <w:rPr>
          <w:rFonts w:ascii="Arial" w:hAnsi="Arial" w:cs="Arial"/>
        </w:rPr>
      </w:pPr>
      <w:r>
        <w:rPr>
          <w:rFonts w:ascii="Arial" w:hAnsi="Arial" w:cs="Arial"/>
        </w:rPr>
        <w:t>VII.3.1. Bizonylatkiállítás, szabályszerűsége</w:t>
      </w:r>
    </w:p>
    <w:p w14:paraId="0D88FF86" w14:textId="77777777" w:rsidR="00B95434" w:rsidRPr="00D93F38" w:rsidRDefault="00B95434" w:rsidP="005613AE">
      <w:pPr>
        <w:jc w:val="both"/>
        <w:rPr>
          <w:rFonts w:ascii="Arial" w:hAnsi="Arial" w:cs="Arial"/>
        </w:rPr>
      </w:pPr>
      <w:r>
        <w:rPr>
          <w:rFonts w:ascii="Arial" w:hAnsi="Arial" w:cs="Arial"/>
        </w:rPr>
        <w:t>VII.3.2. Számviteli bizonylatok</w:t>
      </w:r>
    </w:p>
    <w:p w14:paraId="5BBF75F2" w14:textId="77777777" w:rsidR="00B95434" w:rsidRPr="00D93F38" w:rsidRDefault="00B95434" w:rsidP="005613AE">
      <w:pPr>
        <w:jc w:val="both"/>
        <w:rPr>
          <w:rFonts w:ascii="Arial" w:hAnsi="Arial" w:cs="Arial"/>
        </w:rPr>
      </w:pPr>
      <w:r>
        <w:rPr>
          <w:rFonts w:ascii="Arial" w:hAnsi="Arial" w:cs="Arial"/>
        </w:rPr>
        <w:t>VII.3.3. A bizonylatok nyelve, idegen nyelvű bizonylatok kezelése</w:t>
      </w:r>
    </w:p>
    <w:p w14:paraId="5B1C9C94" w14:textId="77777777" w:rsidR="00B95434" w:rsidRPr="00D93F38" w:rsidRDefault="00B95434" w:rsidP="005613AE">
      <w:pPr>
        <w:jc w:val="both"/>
        <w:rPr>
          <w:rFonts w:ascii="Arial" w:hAnsi="Arial" w:cs="Arial"/>
        </w:rPr>
      </w:pPr>
      <w:r>
        <w:rPr>
          <w:rFonts w:ascii="Arial" w:hAnsi="Arial" w:cs="Arial"/>
        </w:rPr>
        <w:t>VII.3.4. A számviteli bizonylatok kezelése, felelősség</w:t>
      </w:r>
    </w:p>
    <w:p w14:paraId="73AFC788" w14:textId="77777777" w:rsidR="00B95434" w:rsidRPr="00D93F38" w:rsidRDefault="00B95434" w:rsidP="005613AE">
      <w:pPr>
        <w:jc w:val="both"/>
        <w:rPr>
          <w:rFonts w:ascii="Arial" w:hAnsi="Arial" w:cs="Arial"/>
        </w:rPr>
      </w:pPr>
      <w:r>
        <w:rPr>
          <w:rFonts w:ascii="Arial" w:hAnsi="Arial" w:cs="Arial"/>
        </w:rPr>
        <w:t>VII.3.5. A könyvviteli elszámolást közvetlenül alátámasztó bizonylatok</w:t>
      </w:r>
    </w:p>
    <w:p w14:paraId="3986B095" w14:textId="77777777" w:rsidR="00B95434" w:rsidRPr="00D93F38" w:rsidRDefault="00B95434" w:rsidP="005613AE">
      <w:pPr>
        <w:jc w:val="both"/>
        <w:rPr>
          <w:rFonts w:ascii="Arial" w:hAnsi="Arial" w:cs="Arial"/>
        </w:rPr>
      </w:pPr>
      <w:r>
        <w:rPr>
          <w:rFonts w:ascii="Arial" w:hAnsi="Arial" w:cs="Arial"/>
        </w:rPr>
        <w:t>VII.3.6. A bizonylatok hitelessége</w:t>
      </w:r>
    </w:p>
    <w:p w14:paraId="7F31077C" w14:textId="77777777" w:rsidR="00B95434" w:rsidRPr="00D93F38" w:rsidRDefault="00B95434" w:rsidP="005613AE">
      <w:pPr>
        <w:jc w:val="both"/>
        <w:rPr>
          <w:rFonts w:ascii="Arial" w:hAnsi="Arial" w:cs="Arial"/>
        </w:rPr>
      </w:pPr>
      <w:r>
        <w:rPr>
          <w:rFonts w:ascii="Arial" w:hAnsi="Arial" w:cs="Arial"/>
        </w:rPr>
        <w:t>VII.3.7. Elektronikus formában előállított bizonylatok kezelése</w:t>
      </w:r>
    </w:p>
    <w:p w14:paraId="16F92B91" w14:textId="77777777" w:rsidR="00B95434" w:rsidRPr="00D93F38" w:rsidRDefault="00B95434" w:rsidP="005613AE">
      <w:pPr>
        <w:jc w:val="both"/>
        <w:rPr>
          <w:rFonts w:ascii="Arial" w:hAnsi="Arial" w:cs="Arial"/>
        </w:rPr>
      </w:pPr>
      <w:r>
        <w:rPr>
          <w:rFonts w:ascii="Arial" w:hAnsi="Arial" w:cs="Arial"/>
        </w:rPr>
        <w:t>VII.3.8. A könyvviteli nyilvántartásokban történő rögzítés</w:t>
      </w:r>
    </w:p>
    <w:p w14:paraId="7009158A" w14:textId="77777777" w:rsidR="00B95434" w:rsidRPr="00D93F38" w:rsidRDefault="00B95434" w:rsidP="005613AE">
      <w:pPr>
        <w:jc w:val="both"/>
        <w:rPr>
          <w:rFonts w:ascii="Arial" w:hAnsi="Arial" w:cs="Arial"/>
        </w:rPr>
      </w:pPr>
      <w:r>
        <w:rPr>
          <w:rFonts w:ascii="Arial" w:hAnsi="Arial" w:cs="Arial"/>
        </w:rPr>
        <w:lastRenderedPageBreak/>
        <w:t>VII.3.9. A bizonylatok feldolgozásának határideje</w:t>
      </w:r>
    </w:p>
    <w:p w14:paraId="278C545B" w14:textId="77777777" w:rsidR="00B95434" w:rsidRPr="00D93F38" w:rsidRDefault="00B95434" w:rsidP="005613AE">
      <w:pPr>
        <w:jc w:val="both"/>
        <w:rPr>
          <w:rFonts w:ascii="Arial" w:hAnsi="Arial" w:cs="Arial"/>
        </w:rPr>
      </w:pPr>
      <w:r>
        <w:rPr>
          <w:rFonts w:ascii="Arial" w:hAnsi="Arial" w:cs="Arial"/>
        </w:rPr>
        <w:t>VII.3.10. Szigorú számadási kötelezettség</w:t>
      </w:r>
    </w:p>
    <w:p w14:paraId="4D8CFF66" w14:textId="77777777" w:rsidR="00B95434" w:rsidRPr="00D93F38" w:rsidRDefault="00B95434" w:rsidP="005613AE">
      <w:pPr>
        <w:jc w:val="both"/>
        <w:rPr>
          <w:rFonts w:ascii="Arial" w:hAnsi="Arial" w:cs="Arial"/>
        </w:rPr>
      </w:pPr>
      <w:r>
        <w:rPr>
          <w:rFonts w:ascii="Arial" w:hAnsi="Arial" w:cs="Arial"/>
        </w:rPr>
        <w:t>VII.3.11. A bizonylatok megőrzése, adatmegőrzés</w:t>
      </w:r>
    </w:p>
    <w:p w14:paraId="352ECBD0" w14:textId="77777777" w:rsidR="00B95434" w:rsidRPr="00D93F38" w:rsidRDefault="00B95434" w:rsidP="005613AE">
      <w:pPr>
        <w:jc w:val="both"/>
        <w:rPr>
          <w:rFonts w:ascii="Arial" w:hAnsi="Arial" w:cs="Arial"/>
        </w:rPr>
      </w:pPr>
    </w:p>
    <w:p w14:paraId="5F4DC9A5" w14:textId="77777777" w:rsidR="00B95434" w:rsidRPr="00D93F38" w:rsidRDefault="00B95434" w:rsidP="005613AE">
      <w:pPr>
        <w:jc w:val="both"/>
        <w:rPr>
          <w:rFonts w:ascii="Arial" w:hAnsi="Arial" w:cs="Arial"/>
        </w:rPr>
      </w:pPr>
      <w:r>
        <w:rPr>
          <w:rFonts w:ascii="Arial" w:hAnsi="Arial" w:cs="Arial"/>
        </w:rPr>
        <w:t>VII.4. SZÁMLAREND KÉSZÍTÉSÉHEZ KAPCSOLÓDÓ DÖNTÉSEK</w:t>
      </w:r>
    </w:p>
    <w:p w14:paraId="463DAC09" w14:textId="77777777" w:rsidR="00B95434" w:rsidRPr="00D93F38" w:rsidRDefault="00B95434" w:rsidP="005613AE">
      <w:pPr>
        <w:jc w:val="both"/>
        <w:rPr>
          <w:rFonts w:ascii="Arial" w:hAnsi="Arial" w:cs="Arial"/>
        </w:rPr>
      </w:pPr>
    </w:p>
    <w:p w14:paraId="46FDC117" w14:textId="77777777" w:rsidR="00B95434" w:rsidRPr="00D93F38" w:rsidRDefault="00B95434" w:rsidP="005613AE">
      <w:pPr>
        <w:jc w:val="both"/>
        <w:rPr>
          <w:rFonts w:ascii="Arial" w:hAnsi="Arial" w:cs="Arial"/>
        </w:rPr>
      </w:pPr>
      <w:r>
        <w:rPr>
          <w:rFonts w:ascii="Arial" w:hAnsi="Arial" w:cs="Arial"/>
        </w:rPr>
        <w:t>VII.5. FŐKÖNYVI ÉS ANALITIKUS NYILVÁNTARTÁSOK</w:t>
      </w:r>
    </w:p>
    <w:p w14:paraId="0FE577CF" w14:textId="77777777" w:rsidR="00B95434" w:rsidRPr="00D93F38" w:rsidRDefault="00B95434" w:rsidP="005613AE">
      <w:pPr>
        <w:jc w:val="both"/>
        <w:rPr>
          <w:rFonts w:ascii="Arial" w:hAnsi="Arial" w:cs="Arial"/>
        </w:rPr>
      </w:pPr>
    </w:p>
    <w:p w14:paraId="7131FB9D" w14:textId="77777777" w:rsidR="00B95434" w:rsidRPr="00D93F38" w:rsidRDefault="00B95434" w:rsidP="005613AE">
      <w:pPr>
        <w:jc w:val="both"/>
        <w:rPr>
          <w:rFonts w:ascii="Arial" w:hAnsi="Arial" w:cs="Arial"/>
        </w:rPr>
      </w:pPr>
      <w:r>
        <w:rPr>
          <w:rFonts w:ascii="Arial" w:hAnsi="Arial" w:cs="Arial"/>
        </w:rPr>
        <w:t>VII.5.1. Főkönyvi könyvelés</w:t>
      </w:r>
    </w:p>
    <w:p w14:paraId="258EB7D0" w14:textId="77777777" w:rsidR="00B95434" w:rsidRPr="00D93F38" w:rsidRDefault="00B95434" w:rsidP="005613AE">
      <w:pPr>
        <w:jc w:val="both"/>
        <w:rPr>
          <w:rFonts w:ascii="Arial" w:hAnsi="Arial" w:cs="Arial"/>
        </w:rPr>
      </w:pPr>
      <w:r>
        <w:rPr>
          <w:rFonts w:ascii="Arial" w:hAnsi="Arial" w:cs="Arial"/>
        </w:rPr>
        <w:t>VII.5.2. Részletező (analitikus) nyilvántartások</w:t>
      </w:r>
    </w:p>
    <w:p w14:paraId="6F2E711D" w14:textId="77777777" w:rsidR="00B95434" w:rsidRPr="00D93F38" w:rsidRDefault="00B95434" w:rsidP="005613AE">
      <w:pPr>
        <w:jc w:val="both"/>
        <w:rPr>
          <w:rFonts w:ascii="Arial" w:hAnsi="Arial" w:cs="Arial"/>
        </w:rPr>
      </w:pPr>
      <w:r>
        <w:rPr>
          <w:rFonts w:ascii="Arial" w:hAnsi="Arial" w:cs="Arial"/>
        </w:rPr>
        <w:t>VII.5.3. Analitikus és főkönyvi adatok egyeztetése</w:t>
      </w:r>
    </w:p>
    <w:p w14:paraId="63B65B78" w14:textId="77777777" w:rsidR="00B95434" w:rsidRPr="00D93F38" w:rsidRDefault="00B95434" w:rsidP="005613AE">
      <w:pPr>
        <w:jc w:val="both"/>
        <w:rPr>
          <w:rFonts w:ascii="Arial" w:hAnsi="Arial" w:cs="Arial"/>
        </w:rPr>
      </w:pPr>
    </w:p>
    <w:p w14:paraId="65E00733" w14:textId="77777777" w:rsidR="00B95434" w:rsidRDefault="00B95434" w:rsidP="005613AE">
      <w:pPr>
        <w:jc w:val="both"/>
        <w:rPr>
          <w:rFonts w:ascii="Arial" w:hAnsi="Arial" w:cs="Arial"/>
        </w:rPr>
      </w:pPr>
      <w:r>
        <w:rPr>
          <w:rFonts w:ascii="Arial" w:hAnsi="Arial" w:cs="Arial"/>
        </w:rPr>
        <w:t>VII.6. KIEMELT SZÁMVITELI TEENDŐK, KÖNYVVITELI ZÁRLAT</w:t>
      </w:r>
    </w:p>
    <w:p w14:paraId="5E810BFD" w14:textId="77777777" w:rsidR="00B95434" w:rsidRPr="00D93F38" w:rsidRDefault="00B95434" w:rsidP="005613AE">
      <w:pPr>
        <w:jc w:val="both"/>
        <w:rPr>
          <w:rFonts w:ascii="Arial" w:hAnsi="Arial" w:cs="Arial"/>
        </w:rPr>
      </w:pPr>
    </w:p>
    <w:p w14:paraId="17B5C84C" w14:textId="77777777" w:rsidR="00B95434" w:rsidRPr="0012171C" w:rsidRDefault="00B95434" w:rsidP="005613AE">
      <w:pPr>
        <w:rPr>
          <w:rFonts w:ascii="Arial" w:hAnsi="Arial" w:cs="Arial"/>
          <w:b/>
          <w:bCs/>
        </w:rPr>
      </w:pPr>
      <w:r>
        <w:rPr>
          <w:rFonts w:ascii="Arial" w:hAnsi="Arial" w:cs="Arial"/>
          <w:b/>
          <w:bCs/>
        </w:rPr>
        <w:t>VIII. A MÉRLEG TAGOLÁSA, TARTALMA ÉS KAPCSOLÓDÓ SZÁMVITELPOLITIKAI DÖNTÉSEK</w:t>
      </w:r>
    </w:p>
    <w:p w14:paraId="33D1C7DA" w14:textId="77777777" w:rsidR="00B95434" w:rsidRPr="00D93F38" w:rsidRDefault="00B95434" w:rsidP="005613AE">
      <w:pPr>
        <w:rPr>
          <w:rFonts w:ascii="Arial" w:hAnsi="Arial" w:cs="Arial"/>
        </w:rPr>
      </w:pPr>
    </w:p>
    <w:p w14:paraId="11ECD189" w14:textId="77777777" w:rsidR="00B95434" w:rsidRPr="0012171C" w:rsidRDefault="00B95434" w:rsidP="005613AE">
      <w:pPr>
        <w:jc w:val="both"/>
        <w:rPr>
          <w:rFonts w:ascii="Arial" w:hAnsi="Arial" w:cs="Arial"/>
          <w:b/>
          <w:bCs/>
        </w:rPr>
      </w:pPr>
      <w:r>
        <w:rPr>
          <w:rFonts w:ascii="Arial" w:hAnsi="Arial" w:cs="Arial"/>
          <w:b/>
          <w:bCs/>
        </w:rPr>
        <w:t>IX. A MÉRLEGBEN SZEREPLŐ ESZKÖZÖK ÉS FORRÁSOK ÉRTÉKELÉSE</w:t>
      </w:r>
    </w:p>
    <w:p w14:paraId="452F385B" w14:textId="77777777" w:rsidR="00B95434" w:rsidRPr="0012171C" w:rsidRDefault="00B95434" w:rsidP="005613AE">
      <w:pPr>
        <w:jc w:val="both"/>
        <w:rPr>
          <w:rFonts w:ascii="Arial" w:hAnsi="Arial" w:cs="Arial"/>
          <w:b/>
          <w:bCs/>
        </w:rPr>
      </w:pPr>
    </w:p>
    <w:p w14:paraId="3F91CEC1" w14:textId="77777777" w:rsidR="00B95434" w:rsidRPr="0012171C" w:rsidRDefault="00B95434" w:rsidP="005613AE">
      <w:pPr>
        <w:jc w:val="both"/>
        <w:rPr>
          <w:rFonts w:ascii="Arial" w:hAnsi="Arial" w:cs="Arial"/>
          <w:b/>
          <w:bCs/>
        </w:rPr>
      </w:pPr>
      <w:r>
        <w:rPr>
          <w:rFonts w:ascii="Arial" w:hAnsi="Arial" w:cs="Arial"/>
          <w:b/>
          <w:bCs/>
        </w:rPr>
        <w:t>X. VALÓS ÉRTÉKEN TÖRTÉNŐ ÉRTÉKELÉS</w:t>
      </w:r>
    </w:p>
    <w:p w14:paraId="57B597D5" w14:textId="77777777" w:rsidR="00B95434" w:rsidRPr="0012171C" w:rsidRDefault="00B95434" w:rsidP="005613AE">
      <w:pPr>
        <w:jc w:val="both"/>
        <w:rPr>
          <w:rFonts w:ascii="Arial" w:hAnsi="Arial" w:cs="Arial"/>
          <w:b/>
          <w:bCs/>
        </w:rPr>
      </w:pPr>
    </w:p>
    <w:p w14:paraId="6C8E986C" w14:textId="77777777" w:rsidR="00B95434" w:rsidRPr="0012171C" w:rsidRDefault="00B95434" w:rsidP="005613AE">
      <w:pPr>
        <w:jc w:val="both"/>
        <w:rPr>
          <w:rFonts w:ascii="Arial" w:hAnsi="Arial" w:cs="Arial"/>
          <w:b/>
          <w:bCs/>
        </w:rPr>
      </w:pPr>
      <w:r>
        <w:rPr>
          <w:rFonts w:ascii="Arial" w:hAnsi="Arial" w:cs="Arial"/>
          <w:b/>
          <w:bCs/>
        </w:rPr>
        <w:t>XI. A MÉRLEGTÉTELEK ALÁTÁMASZTÁSA LELTÁRRAL</w:t>
      </w:r>
    </w:p>
    <w:p w14:paraId="357A6377" w14:textId="77777777" w:rsidR="00B95434" w:rsidRPr="0012171C" w:rsidRDefault="00B95434" w:rsidP="005613AE">
      <w:pPr>
        <w:jc w:val="both"/>
        <w:rPr>
          <w:rFonts w:ascii="Arial" w:hAnsi="Arial" w:cs="Arial"/>
          <w:b/>
          <w:bCs/>
        </w:rPr>
      </w:pPr>
    </w:p>
    <w:p w14:paraId="3346AC5D" w14:textId="77777777" w:rsidR="00B95434" w:rsidRPr="0012171C" w:rsidRDefault="00B95434" w:rsidP="005613AE">
      <w:pPr>
        <w:rPr>
          <w:rFonts w:ascii="Arial" w:hAnsi="Arial" w:cs="Arial"/>
          <w:b/>
          <w:bCs/>
        </w:rPr>
      </w:pPr>
      <w:r>
        <w:rPr>
          <w:rFonts w:ascii="Arial" w:hAnsi="Arial" w:cs="Arial"/>
          <w:b/>
          <w:bCs/>
        </w:rPr>
        <w:t>XII. AZ ESZKÖZÖK ÉRTÉKCSÖKKENÉSE</w:t>
      </w:r>
    </w:p>
    <w:p w14:paraId="394F4759" w14:textId="77777777" w:rsidR="00B95434" w:rsidRPr="0012171C" w:rsidRDefault="00B95434" w:rsidP="005613AE">
      <w:pPr>
        <w:jc w:val="both"/>
        <w:rPr>
          <w:rFonts w:ascii="Arial" w:hAnsi="Arial" w:cs="Arial"/>
          <w:b/>
          <w:bCs/>
        </w:rPr>
      </w:pPr>
    </w:p>
    <w:p w14:paraId="3170F9D3" w14:textId="77777777" w:rsidR="00B95434" w:rsidRPr="0012171C" w:rsidRDefault="00B95434" w:rsidP="005613AE">
      <w:pPr>
        <w:rPr>
          <w:rFonts w:ascii="Arial" w:hAnsi="Arial" w:cs="Arial"/>
          <w:b/>
          <w:bCs/>
        </w:rPr>
      </w:pPr>
      <w:r>
        <w:rPr>
          <w:rFonts w:ascii="Arial" w:hAnsi="Arial" w:cs="Arial"/>
          <w:b/>
          <w:bCs/>
        </w:rPr>
        <w:t>XIII. AZ EREDMÉNYKIMUTATÁS TARTALMA, TAGOLÁSA</w:t>
      </w:r>
    </w:p>
    <w:p w14:paraId="562CDAFC" w14:textId="77777777" w:rsidR="00B95434" w:rsidRPr="0012171C" w:rsidRDefault="00B95434" w:rsidP="005613AE">
      <w:pPr>
        <w:jc w:val="both"/>
        <w:rPr>
          <w:rFonts w:ascii="Arial" w:hAnsi="Arial" w:cs="Arial"/>
          <w:b/>
          <w:bCs/>
        </w:rPr>
      </w:pPr>
    </w:p>
    <w:p w14:paraId="11D9CC64" w14:textId="77777777" w:rsidR="00B95434" w:rsidRPr="0012171C" w:rsidRDefault="00B95434" w:rsidP="005613AE">
      <w:pPr>
        <w:jc w:val="both"/>
        <w:rPr>
          <w:rFonts w:ascii="Arial" w:hAnsi="Arial" w:cs="Arial"/>
          <w:b/>
          <w:bCs/>
        </w:rPr>
      </w:pPr>
      <w:r>
        <w:rPr>
          <w:rFonts w:ascii="Arial" w:hAnsi="Arial" w:cs="Arial"/>
          <w:b/>
          <w:bCs/>
        </w:rPr>
        <w:t>XIV. AZ ÜZLETI JELENTÉS TARTALMA</w:t>
      </w:r>
    </w:p>
    <w:p w14:paraId="6B82DFCF" w14:textId="77777777" w:rsidR="00B95434" w:rsidRPr="0012171C" w:rsidRDefault="00B95434" w:rsidP="005613AE">
      <w:pPr>
        <w:jc w:val="both"/>
        <w:rPr>
          <w:rFonts w:ascii="Arial" w:hAnsi="Arial" w:cs="Arial"/>
          <w:b/>
          <w:bCs/>
        </w:rPr>
      </w:pPr>
    </w:p>
    <w:p w14:paraId="16D0ECFB" w14:textId="77777777" w:rsidR="00B95434" w:rsidRPr="0012171C" w:rsidRDefault="00B95434" w:rsidP="005613AE">
      <w:pPr>
        <w:jc w:val="both"/>
        <w:rPr>
          <w:rFonts w:ascii="Arial" w:hAnsi="Arial" w:cs="Arial"/>
          <w:b/>
          <w:bCs/>
        </w:rPr>
      </w:pPr>
      <w:r>
        <w:rPr>
          <w:rFonts w:ascii="Arial" w:hAnsi="Arial" w:cs="Arial"/>
          <w:b/>
          <w:bCs/>
        </w:rPr>
        <w:t>XV. ZÁRÓ RENDELKEZÉSEK</w:t>
      </w:r>
    </w:p>
    <w:p w14:paraId="6820187F" w14:textId="77777777" w:rsidR="00B95434" w:rsidRPr="00D93F38" w:rsidRDefault="00B95434" w:rsidP="005613AE">
      <w:pPr>
        <w:jc w:val="both"/>
        <w:rPr>
          <w:rFonts w:ascii="Arial" w:hAnsi="Arial" w:cs="Arial"/>
        </w:rPr>
      </w:pPr>
    </w:p>
    <w:p w14:paraId="3258ACA2" w14:textId="77777777" w:rsidR="00B95434" w:rsidRPr="00402FE8" w:rsidRDefault="00B95434" w:rsidP="005613AE">
      <w:pPr>
        <w:autoSpaceDE w:val="0"/>
        <w:autoSpaceDN w:val="0"/>
        <w:adjustRightInd w:val="0"/>
        <w:ind w:left="357"/>
        <w:rPr>
          <w:rFonts w:ascii="Arial" w:hAnsi="Arial" w:cs="Arial"/>
          <w:b/>
          <w:bCs/>
        </w:rPr>
      </w:pPr>
    </w:p>
    <w:p w14:paraId="0EE39D4B" w14:textId="77777777" w:rsidR="00B95434" w:rsidRPr="00402FE8" w:rsidRDefault="00B95434" w:rsidP="005613AE">
      <w:pPr>
        <w:autoSpaceDE w:val="0"/>
        <w:autoSpaceDN w:val="0"/>
        <w:adjustRightInd w:val="0"/>
        <w:ind w:left="357"/>
        <w:jc w:val="both"/>
        <w:rPr>
          <w:rFonts w:ascii="Arial" w:hAnsi="Arial" w:cs="Arial"/>
        </w:rPr>
      </w:pPr>
    </w:p>
    <w:p w14:paraId="4D1602F0" w14:textId="77777777" w:rsidR="00B95434" w:rsidRPr="00EF62B0" w:rsidRDefault="00B95434" w:rsidP="005613AE">
      <w:pPr>
        <w:autoSpaceDE w:val="0"/>
        <w:autoSpaceDN w:val="0"/>
        <w:adjustRightInd w:val="0"/>
        <w:ind w:left="357"/>
        <w:jc w:val="both"/>
        <w:rPr>
          <w:rFonts w:ascii="Arial" w:hAnsi="Arial" w:cs="Arial"/>
          <w:sz w:val="20"/>
          <w:szCs w:val="20"/>
        </w:rPr>
      </w:pPr>
    </w:p>
    <w:p w14:paraId="607B8FF8" w14:textId="77777777" w:rsidR="00B95434" w:rsidRDefault="00B95434" w:rsidP="005613AE">
      <w:pPr>
        <w:autoSpaceDE w:val="0"/>
        <w:autoSpaceDN w:val="0"/>
        <w:adjustRightInd w:val="0"/>
        <w:ind w:left="357"/>
        <w:jc w:val="center"/>
        <w:rPr>
          <w:rFonts w:ascii="Arial" w:hAnsi="Arial" w:cs="Arial"/>
          <w:sz w:val="20"/>
          <w:szCs w:val="20"/>
        </w:rPr>
      </w:pPr>
    </w:p>
    <w:p w14:paraId="7F4F14AD" w14:textId="77777777" w:rsidR="00B95434" w:rsidRDefault="00B95434" w:rsidP="005613AE">
      <w:pPr>
        <w:autoSpaceDE w:val="0"/>
        <w:autoSpaceDN w:val="0"/>
        <w:adjustRightInd w:val="0"/>
        <w:ind w:left="357"/>
        <w:jc w:val="center"/>
        <w:rPr>
          <w:rFonts w:ascii="Arial" w:hAnsi="Arial" w:cs="Arial"/>
          <w:sz w:val="20"/>
          <w:szCs w:val="20"/>
        </w:rPr>
      </w:pPr>
    </w:p>
    <w:p w14:paraId="17D92D28" w14:textId="77777777" w:rsidR="00B95434" w:rsidRDefault="00B95434" w:rsidP="005613AE">
      <w:pPr>
        <w:autoSpaceDE w:val="0"/>
        <w:autoSpaceDN w:val="0"/>
        <w:adjustRightInd w:val="0"/>
        <w:ind w:left="357"/>
        <w:jc w:val="center"/>
        <w:rPr>
          <w:rFonts w:ascii="Arial" w:hAnsi="Arial" w:cs="Arial"/>
          <w:sz w:val="20"/>
          <w:szCs w:val="20"/>
        </w:rPr>
      </w:pPr>
    </w:p>
    <w:p w14:paraId="01A61833" w14:textId="77777777" w:rsidR="00B95434" w:rsidRDefault="00B95434" w:rsidP="005613AE">
      <w:pPr>
        <w:autoSpaceDE w:val="0"/>
        <w:autoSpaceDN w:val="0"/>
        <w:adjustRightInd w:val="0"/>
        <w:ind w:left="357"/>
        <w:jc w:val="center"/>
        <w:rPr>
          <w:rFonts w:ascii="Arial" w:hAnsi="Arial" w:cs="Arial"/>
          <w:sz w:val="20"/>
          <w:szCs w:val="20"/>
        </w:rPr>
      </w:pPr>
    </w:p>
    <w:p w14:paraId="5BFB06A3" w14:textId="77777777" w:rsidR="00B95434" w:rsidRDefault="00B95434" w:rsidP="005613AE">
      <w:pPr>
        <w:rPr>
          <w:rFonts w:ascii="Arial" w:hAnsi="Arial" w:cs="Arial"/>
        </w:rPr>
      </w:pPr>
    </w:p>
    <w:p w14:paraId="483A7834" w14:textId="77777777" w:rsidR="00B95434" w:rsidRPr="006C6B9B" w:rsidRDefault="00B95434" w:rsidP="005613AE">
      <w:pPr>
        <w:rPr>
          <w:rFonts w:ascii="Arial" w:hAnsi="Arial" w:cs="Arial"/>
          <w:b/>
          <w:bCs/>
        </w:rPr>
      </w:pPr>
      <w:r>
        <w:rPr>
          <w:rFonts w:ascii="Arial" w:hAnsi="Arial" w:cs="Arial"/>
        </w:rPr>
        <w:br w:type="page"/>
      </w:r>
      <w:r>
        <w:rPr>
          <w:rFonts w:ascii="Arial" w:hAnsi="Arial" w:cs="Arial"/>
          <w:b/>
          <w:bCs/>
        </w:rPr>
        <w:lastRenderedPageBreak/>
        <w:t>I. BEVEZETÉS, ÁLTALÁNOS INFORMÁCIÓK</w:t>
      </w:r>
    </w:p>
    <w:p w14:paraId="062231CB" w14:textId="77777777" w:rsidR="00B95434" w:rsidRPr="006C6B9B" w:rsidRDefault="00B95434" w:rsidP="005613AE">
      <w:pPr>
        <w:rPr>
          <w:rFonts w:ascii="Arial" w:hAnsi="Arial" w:cs="Arial"/>
          <w:b/>
          <w:bCs/>
        </w:rPr>
      </w:pPr>
    </w:p>
    <w:p w14:paraId="68DCF67C" w14:textId="77777777" w:rsidR="00B95434" w:rsidRPr="006C6B9B" w:rsidRDefault="00B95434" w:rsidP="005613AE">
      <w:pPr>
        <w:rPr>
          <w:rFonts w:ascii="Arial" w:hAnsi="Arial" w:cs="Arial"/>
          <w:b/>
          <w:bCs/>
        </w:rPr>
      </w:pPr>
      <w:r>
        <w:rPr>
          <w:rFonts w:ascii="Arial" w:hAnsi="Arial" w:cs="Arial"/>
          <w:b/>
          <w:bCs/>
        </w:rPr>
        <w:t>I.1. JOGSZABÁLYI HÁTTÉR, SZÁMVITELI CÉLKITŰZÉS, A SZÁMVITELI POLITIKA FOGALMA, CÉLJA</w:t>
      </w:r>
    </w:p>
    <w:p w14:paraId="7FE8E6A8" w14:textId="77777777" w:rsidR="00B95434" w:rsidRPr="006C6B9B" w:rsidRDefault="00B95434" w:rsidP="005613AE">
      <w:pPr>
        <w:jc w:val="both"/>
        <w:rPr>
          <w:rFonts w:ascii="Arial" w:hAnsi="Arial" w:cs="Arial"/>
        </w:rPr>
      </w:pPr>
    </w:p>
    <w:p w14:paraId="24E5C5A7" w14:textId="6D5048B5" w:rsidR="00B95434" w:rsidRPr="00690F2A" w:rsidRDefault="00B95434" w:rsidP="005613AE">
      <w:pPr>
        <w:jc w:val="both"/>
        <w:rPr>
          <w:rFonts w:ascii="Arial" w:hAnsi="Arial" w:cs="Arial"/>
          <w:b/>
          <w:bCs/>
        </w:rPr>
      </w:pPr>
      <w:r>
        <w:rPr>
          <w:rFonts w:ascii="Arial" w:hAnsi="Arial" w:cs="Arial"/>
          <w:b/>
          <w:bCs/>
        </w:rPr>
        <w:t xml:space="preserve">A számvitelről szóló 2000. évi C. törvény </w:t>
      </w:r>
      <w:r>
        <w:rPr>
          <w:rFonts w:ascii="Arial" w:hAnsi="Arial" w:cs="Arial"/>
        </w:rPr>
        <w:t xml:space="preserve">(a továbbiakban: Számviteli törvény) 14. §-ában foglaltak </w:t>
      </w:r>
      <w:r>
        <w:rPr>
          <w:rFonts w:ascii="Arial" w:hAnsi="Arial" w:cs="Arial"/>
          <w:b/>
          <w:bCs/>
        </w:rPr>
        <w:t>szerint</w:t>
      </w:r>
      <w:r>
        <w:rPr>
          <w:rFonts w:ascii="Arial" w:hAnsi="Arial" w:cs="Arial"/>
        </w:rPr>
        <w:t xml:space="preserve"> a törvényben rögzített alapelvek, értékelési előírások alapján </w:t>
      </w:r>
      <w:r>
        <w:rPr>
          <w:rFonts w:ascii="Arial" w:hAnsi="Arial" w:cs="Arial"/>
          <w:b/>
          <w:bCs/>
        </w:rPr>
        <w:t>ki kell alakítani és írásba kell foglalni</w:t>
      </w:r>
      <w:r>
        <w:rPr>
          <w:rFonts w:ascii="Arial" w:hAnsi="Arial" w:cs="Arial"/>
        </w:rPr>
        <w:t xml:space="preserve"> a gazdálkodó adottságainak, körülményeinek leginkább megfelelő – </w:t>
      </w:r>
      <w:r>
        <w:rPr>
          <w:rFonts w:ascii="Arial" w:hAnsi="Arial" w:cs="Arial"/>
          <w:b/>
          <w:bCs/>
        </w:rPr>
        <w:t>a törvény végrehajtásának módszereit, eszközeit meghatározó – számviteli politikát.</w:t>
      </w:r>
    </w:p>
    <w:p w14:paraId="1DDC4CA5" w14:textId="77777777" w:rsidR="00B95434" w:rsidRPr="006C6B9B" w:rsidRDefault="00B95434" w:rsidP="005613AE">
      <w:pPr>
        <w:jc w:val="both"/>
        <w:rPr>
          <w:rFonts w:ascii="Arial" w:hAnsi="Arial" w:cs="Arial"/>
        </w:rPr>
      </w:pPr>
    </w:p>
    <w:p w14:paraId="27751987" w14:textId="77777777" w:rsidR="00B95434" w:rsidRPr="006C6B9B" w:rsidRDefault="00B95434" w:rsidP="005613AE">
      <w:pPr>
        <w:jc w:val="both"/>
        <w:rPr>
          <w:rFonts w:ascii="Arial" w:hAnsi="Arial" w:cs="Arial"/>
        </w:rPr>
      </w:pPr>
      <w:r>
        <w:rPr>
          <w:rFonts w:ascii="Arial" w:hAnsi="Arial" w:cs="Arial"/>
          <w:b/>
          <w:bCs/>
        </w:rPr>
        <w:t>A számviteli politika keretében írásban rögzíteni kell</w:t>
      </w:r>
      <w:r>
        <w:rPr>
          <w:rFonts w:ascii="Arial" w:hAnsi="Arial" w:cs="Arial"/>
        </w:rPr>
        <w:t xml:space="preserve"> – többek között – azokat a gazdálkodóra jellemző szabályokat, előírásokat, módszereket, amelyekkel meghatározza, hogy mit tekint a számviteli elszámolás, az értékelés szempontjából lényegesnek, jelentősnek, nem lényegesnek, nem jelentősnek, kivételes nagyságú vagy előfordulású bevételnek, költségnek, ráfordításnak továbbá meghatározza azt, hogy a törvényben biztosított választási, minősítési lehetőségek közül melyeket, milyen feltételek fennállása esetén alkalmaz, az alkalmazott gyakorlatot milyen okok miatt kell megváltoztatni.</w:t>
      </w:r>
    </w:p>
    <w:p w14:paraId="526123BD" w14:textId="77777777" w:rsidR="00B95434" w:rsidRPr="006C6B9B" w:rsidRDefault="00B95434" w:rsidP="005613AE">
      <w:pPr>
        <w:rPr>
          <w:rFonts w:ascii="Arial" w:hAnsi="Arial" w:cs="Arial"/>
        </w:rPr>
      </w:pPr>
    </w:p>
    <w:p w14:paraId="73A4DF60" w14:textId="77777777" w:rsidR="00B95434" w:rsidRPr="006C6B9B" w:rsidRDefault="00B95434" w:rsidP="005613AE">
      <w:pPr>
        <w:jc w:val="both"/>
        <w:rPr>
          <w:rFonts w:ascii="Arial" w:hAnsi="Arial" w:cs="Arial"/>
        </w:rPr>
      </w:pPr>
      <w:r>
        <w:rPr>
          <w:rFonts w:ascii="Arial" w:hAnsi="Arial" w:cs="Arial"/>
          <w:b/>
          <w:bCs/>
        </w:rPr>
        <w:t>A számviteli politika célja</w:t>
      </w:r>
      <w:r>
        <w:rPr>
          <w:rFonts w:ascii="Arial" w:hAnsi="Arial" w:cs="Arial"/>
        </w:rPr>
        <w:t>, hogy a vállalkozásnál olyan számviteli rendszer funkcionáljon, amelynek alapján megbízható és valós információt tartalmazó éves beszámoló állítható össze és amely számviteli rendszer egyidejűleg a vezetői döntések számára is alkalmas információs bázisul szolgálhat.</w:t>
      </w:r>
    </w:p>
    <w:p w14:paraId="171A5E4A" w14:textId="77777777" w:rsidR="00B95434" w:rsidRPr="006C6B9B" w:rsidRDefault="00B95434" w:rsidP="005613AE">
      <w:pPr>
        <w:rPr>
          <w:rFonts w:ascii="Arial" w:hAnsi="Arial" w:cs="Arial"/>
        </w:rPr>
      </w:pPr>
    </w:p>
    <w:p w14:paraId="699FEC76" w14:textId="4046D088" w:rsidR="00B95434" w:rsidRPr="006C6B9B" w:rsidRDefault="00B95434" w:rsidP="005613AE">
      <w:pPr>
        <w:rPr>
          <w:rFonts w:ascii="Arial" w:hAnsi="Arial" w:cs="Arial"/>
        </w:rPr>
      </w:pPr>
      <w:r>
        <w:rPr>
          <w:rFonts w:ascii="Arial" w:hAnsi="Arial" w:cs="Arial"/>
        </w:rPr>
        <w:t xml:space="preserve">Fentieknek megfelelően </w:t>
      </w:r>
      <w:r>
        <w:rPr>
          <w:rFonts w:ascii="Arial" w:hAnsi="Arial" w:cs="Arial"/>
          <w:b/>
          <w:bCs/>
        </w:rPr>
        <w:t xml:space="preserve">a vállalkozás számviteli célkitűzése</w:t>
      </w:r>
      <w:r>
        <w:rPr>
          <w:rFonts w:ascii="Arial" w:hAnsi="Arial" w:cs="Arial"/>
        </w:rPr>
        <w:t>, hogy a számviteli rendszer által nyújtott információk megbízható alapjai lehessenek az elemzéseknek, az eltérések vizsgálatának, megbízható alapot nyújtsanak a gazdasági döntések megalapozásához, ugyanakkor a számviteli rend a hatályos szabályozásnak mindenben megfeleljen.</w:t>
      </w:r>
    </w:p>
    <w:p w14:paraId="373F51D2" w14:textId="77777777" w:rsidR="00B95434" w:rsidRDefault="00B95434" w:rsidP="005613AE">
      <w:pPr>
        <w:rPr>
          <w:rFonts w:ascii="Arial" w:hAnsi="Arial" w:cs="Arial"/>
        </w:rPr>
      </w:pPr>
    </w:p>
    <w:p w14:paraId="1A6882DB" w14:textId="53A3A903" w:rsidR="00B95434" w:rsidRPr="00690F2A" w:rsidRDefault="00B95434" w:rsidP="005613AE">
      <w:pPr>
        <w:jc w:val="both"/>
        <w:rPr>
          <w:rFonts w:ascii="Arial" w:hAnsi="Arial" w:cs="Arial"/>
        </w:rPr>
      </w:pPr>
      <w:r>
        <w:rPr>
          <w:rFonts w:ascii="Arial" w:hAnsi="Arial" w:cs="Arial"/>
          <w:b/>
          <w:bCs/>
        </w:rPr>
        <w:t>Jelen számviteli politikának nem célja</w:t>
      </w:r>
      <w:r>
        <w:rPr>
          <w:rFonts w:ascii="Arial" w:hAnsi="Arial" w:cs="Arial"/>
        </w:rPr>
        <w:t xml:space="preserve">, hogy szabályozza és ismételje a Számviteli törvény szerint már részletesen körülírt, választási lehetőséget nem tartalmazó elszámolási és értékelési kérdéseket.</w:t>
      </w:r>
      <w:r>
        <w:rPr>
          <w:rFonts w:ascii="Arial" w:hAnsi="Arial" w:cs="Arial"/>
          <w:b/>
          <w:bCs/>
        </w:rPr>
        <w:t xml:space="preserve"> Kiemelt célja </w:t>
      </w:r>
      <w:r>
        <w:rPr>
          <w:rFonts w:ascii="Arial" w:hAnsi="Arial" w:cs="Arial"/>
        </w:rPr>
        <w:t>viszont</w:t>
      </w:r>
      <w:r>
        <w:rPr>
          <w:rFonts w:ascii="Arial" w:hAnsi="Arial" w:cs="Arial"/>
          <w:b/>
          <w:bCs/>
        </w:rPr>
        <w:t xml:space="preserve"> teljeskörűen meghatározni</w:t>
      </w:r>
      <w:r>
        <w:rPr>
          <w:rFonts w:ascii="Arial" w:hAnsi="Arial" w:cs="Arial"/>
        </w:rPr>
        <w:t xml:space="preserve">, hogy a törvényben biztosított választási, minősítési lehetőségek közül melyeket, milyen feltételek fennállása esetén alkalmazunk.</w:t>
      </w:r>
    </w:p>
    <w:p w14:paraId="3670CE9F" w14:textId="77777777" w:rsidR="00B95434" w:rsidRPr="006C6B9B" w:rsidRDefault="00B95434" w:rsidP="005613AE">
      <w:pPr>
        <w:rPr>
          <w:rFonts w:ascii="Arial" w:hAnsi="Arial" w:cs="Arial"/>
        </w:rPr>
      </w:pPr>
    </w:p>
    <w:p w14:paraId="20B3730B" w14:textId="77777777" w:rsidR="00B95434" w:rsidRPr="006C6B9B" w:rsidRDefault="00B95434" w:rsidP="005613AE">
      <w:pPr>
        <w:rPr>
          <w:rFonts w:ascii="Arial" w:hAnsi="Arial" w:cs="Arial"/>
          <w:b/>
          <w:bCs/>
        </w:rPr>
      </w:pPr>
      <w:r>
        <w:rPr>
          <w:rFonts w:ascii="Arial" w:hAnsi="Arial" w:cs="Arial"/>
          <w:b/>
          <w:bCs/>
        </w:rPr>
        <w:t>I.2. A SZÁMVITELI POLITIKA TARTALMA, SZERKEZETE</w:t>
      </w:r>
    </w:p>
    <w:p w14:paraId="1F513933" w14:textId="77777777" w:rsidR="00B95434" w:rsidRPr="006C6B9B" w:rsidRDefault="00B95434" w:rsidP="005613AE">
      <w:pPr>
        <w:rPr>
          <w:rFonts w:ascii="Arial" w:hAnsi="Arial" w:cs="Arial"/>
        </w:rPr>
      </w:pPr>
    </w:p>
    <w:p w14:paraId="0A0C28F4" w14:textId="7EDF65A3" w:rsidR="00B95434" w:rsidRPr="006C6B9B" w:rsidRDefault="00851444" w:rsidP="005613AE">
      <w:pPr>
        <w:jc w:val="both"/>
        <w:rPr>
          <w:rFonts w:ascii="Arial" w:hAnsi="Arial" w:cs="Arial"/>
        </w:rPr>
      </w:pPr>
      <w:r>
        <w:rPr>
          <w:rFonts w:ascii="Arial" w:hAnsi="Arial" w:cs="Arial"/>
        </w:rPr>
        <w:t xml:space="preserve">Jelen számviteli politika keretében írásban rögzítjük azokat a vállalkozásunkra </w:t>
      </w:r>
      <w:r>
        <w:rPr>
          <w:rFonts w:ascii="Arial" w:hAnsi="Arial" w:cs="Arial"/>
          <w:b/>
          <w:bCs/>
        </w:rPr>
        <w:t>jellemző szabályokat, előírásokat, módszereket</w:t>
      </w:r>
      <w:r>
        <w:rPr>
          <w:rFonts w:ascii="Arial" w:hAnsi="Arial" w:cs="Arial"/>
        </w:rPr>
        <w:t xml:space="preserve">, amelyekkel meghatározzuk, hogy mit tekintünk a számviteli elszámolás, az értékelés szempontjából lényegesnek, jelentősnek, nem lényegesnek, nem jelentősnek, kivételes nagyságú vagy előfordulású bevételnek, költségnek, ráfordításnak, továbbá meghatározzuk azt is, hogy a törvényben biztosított </w:t>
      </w:r>
      <w:r>
        <w:rPr>
          <w:rFonts w:ascii="Arial" w:hAnsi="Arial" w:cs="Arial"/>
          <w:b/>
          <w:bCs/>
        </w:rPr>
        <w:t xml:space="preserve">választási, minősítési lehetőségek </w:t>
      </w:r>
      <w:r>
        <w:rPr>
          <w:rFonts w:ascii="Arial" w:hAnsi="Arial" w:cs="Arial"/>
        </w:rPr>
        <w:t xml:space="preserve">közül melyeket, milyen feltételek fennállása esetén alkalmazunk, az alkalmazott gyakorlatot milyen okok miatt kell megváltoztatnunk. </w:t>
      </w:r>
    </w:p>
    <w:p w14:paraId="0F8BE0CD" w14:textId="77777777" w:rsidR="00B95434" w:rsidRPr="006C6B9B" w:rsidRDefault="00B95434" w:rsidP="005613AE">
      <w:pPr>
        <w:rPr>
          <w:rFonts w:ascii="Arial" w:hAnsi="Arial" w:cs="Arial"/>
        </w:rPr>
      </w:pPr>
    </w:p>
    <w:p w14:paraId="043BC8E1" w14:textId="77777777" w:rsidR="00B95434" w:rsidRPr="006C6B9B" w:rsidRDefault="00B95434" w:rsidP="005613AE">
      <w:pPr>
        <w:rPr>
          <w:rFonts w:ascii="Arial" w:hAnsi="Arial" w:cs="Arial"/>
        </w:rPr>
      </w:pPr>
      <w:r>
        <w:rPr>
          <w:rFonts w:ascii="Arial" w:hAnsi="Arial" w:cs="Arial"/>
        </w:rPr>
        <w:t xml:space="preserve">A számviteli politika nem más, mint </w:t>
      </w:r>
      <w:r>
        <w:rPr>
          <w:rFonts w:ascii="Arial" w:hAnsi="Arial" w:cs="Arial"/>
          <w:b/>
          <w:bCs/>
        </w:rPr>
        <w:t>megalapozott döntések sorozata</w:t>
      </w:r>
      <w:r>
        <w:rPr>
          <w:rFonts w:ascii="Arial" w:hAnsi="Arial" w:cs="Arial"/>
        </w:rPr>
        <w:t xml:space="preserve"> olyan kérdésekben, ahol</w:t>
      </w:r>
    </w:p>
    <w:p w14:paraId="04962041" w14:textId="5B4B21CA" w:rsidR="00B95434" w:rsidRDefault="00CA1574" w:rsidP="005613AE">
      <w:pPr>
        <w:numPr>
          <w:ilvl w:val="0"/>
          <w:numId w:val="1"/>
        </w:numPr>
        <w:spacing w:before="120"/>
        <w:ind w:left="714" w:hanging="357"/>
        <w:rPr>
          <w:rFonts w:ascii="Arial" w:hAnsi="Arial" w:cs="Arial"/>
        </w:rPr>
      </w:pPr>
      <w:r>
        <w:rPr>
          <w:rFonts w:ascii="Arial" w:hAnsi="Arial" w:cs="Arial"/>
        </w:rPr>
        <w:lastRenderedPageBreak/>
        <w:t xml:space="preserve">a Számviteli törvény választási lehetőséget ad,</w:t>
      </w:r>
    </w:p>
    <w:p w14:paraId="0E602027" w14:textId="6C5C1AB9" w:rsidR="00B95434" w:rsidRDefault="00CA1574" w:rsidP="005613AE">
      <w:pPr>
        <w:numPr>
          <w:ilvl w:val="0"/>
          <w:numId w:val="1"/>
        </w:numPr>
        <w:spacing w:before="120"/>
        <w:ind w:left="714" w:hanging="357"/>
        <w:rPr>
          <w:rFonts w:ascii="Arial" w:hAnsi="Arial" w:cs="Arial"/>
        </w:rPr>
      </w:pPr>
      <w:r>
        <w:rPr>
          <w:rFonts w:ascii="Arial" w:hAnsi="Arial" w:cs="Arial"/>
        </w:rPr>
        <w:t>nincs ugyan választási lehetősége a vállalkozásnak, de a törvényi előírás teljesítéséhez az eszközt, a módszert az adott vállalkozás rendelheti a törvényi előíráshoz,</w:t>
      </w:r>
    </w:p>
    <w:p w14:paraId="18BE3709" w14:textId="247A0AF8" w:rsidR="00B95434" w:rsidRDefault="00CA1574" w:rsidP="005613AE">
      <w:pPr>
        <w:numPr>
          <w:ilvl w:val="0"/>
          <w:numId w:val="1"/>
        </w:numPr>
        <w:spacing w:before="120"/>
        <w:ind w:left="714" w:hanging="357"/>
        <w:rPr>
          <w:rFonts w:ascii="Arial" w:hAnsi="Arial" w:cs="Arial"/>
        </w:rPr>
      </w:pPr>
      <w:r>
        <w:rPr>
          <w:rFonts w:ascii="Arial" w:hAnsi="Arial" w:cs="Arial"/>
        </w:rPr>
        <w:t xml:space="preserve">a választott módszerek, eszközök, sajátos belső előírások összhatásukban kihatnak az adott vállalkozás vagyoni, pénzügyi és jövedelmi helyzetére.</w:t>
      </w:r>
    </w:p>
    <w:p w14:paraId="545216F4" w14:textId="77777777" w:rsidR="00B95434" w:rsidRPr="006C6B9B" w:rsidRDefault="00B95434" w:rsidP="005613AE">
      <w:pPr>
        <w:rPr>
          <w:rFonts w:ascii="Arial" w:hAnsi="Arial" w:cs="Arial"/>
        </w:rPr>
      </w:pPr>
    </w:p>
    <w:p w14:paraId="6C4781CE" w14:textId="77777777" w:rsidR="00B95434" w:rsidRPr="006C6B9B" w:rsidRDefault="00B95434" w:rsidP="005613AE">
      <w:pPr>
        <w:jc w:val="both"/>
        <w:rPr>
          <w:rFonts w:ascii="Arial" w:hAnsi="Arial" w:cs="Arial"/>
        </w:rPr>
      </w:pPr>
      <w:r>
        <w:rPr>
          <w:rFonts w:ascii="Arial" w:hAnsi="Arial" w:cs="Arial"/>
        </w:rPr>
        <w:t xml:space="preserve">A számviteli politika kialakításához nagyon fontos a számviteli törvény - </w:t>
      </w:r>
      <w:r>
        <w:rPr>
          <w:rFonts w:ascii="Arial" w:hAnsi="Arial" w:cs="Arial"/>
          <w:b/>
          <w:bCs/>
        </w:rPr>
        <w:t xml:space="preserve">azon belül a számviteli alapelvek </w:t>
      </w:r>
      <w:r>
        <w:rPr>
          <w:rFonts w:ascii="Arial" w:hAnsi="Arial" w:cs="Arial"/>
        </w:rPr>
        <w:t xml:space="preserve">- ismerete. A helyes számviteli politika kialakítása nem nélkülözheti a vállalkozás teljes áttekintő ismeretét sem (tevékenység, felszereltségi körülmények, piaci pozíciók, üzleti tervek, üzleti kapcsolatok stb.). A számviteli politika </w:t>
      </w:r>
      <w:r>
        <w:rPr>
          <w:rFonts w:ascii="Arial" w:hAnsi="Arial" w:cs="Arial"/>
          <w:b/>
          <w:bCs/>
        </w:rPr>
        <w:t>biztosítja azon szabályok (módszerek) végrehajtását</w:t>
      </w:r>
      <w:r>
        <w:rPr>
          <w:rFonts w:ascii="Arial" w:hAnsi="Arial" w:cs="Arial"/>
        </w:rPr>
        <w:t xml:space="preserve">, melyek során alakítható a vállalkozás bemutatásának információs rendszere. Ennek végeredményben a beszámolón keresztül megbízható és valós képet kell mutatni a Vállalkozás vagyoni, pénzügyi és jövedelmi helyzetéről, annak változásáról.</w:t>
      </w:r>
    </w:p>
    <w:p w14:paraId="0E4B9CA6" w14:textId="77777777" w:rsidR="00B95434" w:rsidRPr="006C6B9B" w:rsidRDefault="00B95434" w:rsidP="005613AE">
      <w:pPr>
        <w:jc w:val="both"/>
        <w:rPr>
          <w:rFonts w:ascii="Arial" w:hAnsi="Arial" w:cs="Arial"/>
        </w:rPr>
      </w:pPr>
    </w:p>
    <w:p w14:paraId="05C5337F" w14:textId="77777777" w:rsidR="00B95434" w:rsidRPr="006C6B9B" w:rsidRDefault="00B95434" w:rsidP="005613AE">
      <w:pPr>
        <w:jc w:val="both"/>
        <w:rPr>
          <w:rFonts w:ascii="Arial" w:hAnsi="Arial" w:cs="Arial"/>
          <w:b/>
          <w:bCs/>
        </w:rPr>
      </w:pPr>
      <w:r>
        <w:rPr>
          <w:rFonts w:ascii="Arial" w:hAnsi="Arial" w:cs="Arial"/>
          <w:b/>
          <w:bCs/>
        </w:rPr>
        <w:t>A számviteli politika szerves és annak elválaszthatatlan részét képezi:</w:t>
      </w:r>
    </w:p>
    <w:p w14:paraId="79554289" w14:textId="77777777" w:rsidR="00B95434" w:rsidRDefault="00B95434" w:rsidP="005613AE">
      <w:pPr>
        <w:numPr>
          <w:ilvl w:val="0"/>
          <w:numId w:val="1"/>
        </w:numPr>
        <w:spacing w:before="120"/>
        <w:ind w:left="714" w:hanging="357"/>
        <w:rPr>
          <w:rFonts w:ascii="Arial" w:hAnsi="Arial" w:cs="Arial"/>
        </w:rPr>
      </w:pPr>
      <w:r>
        <w:rPr>
          <w:rFonts w:ascii="Arial" w:hAnsi="Arial" w:cs="Arial"/>
        </w:rPr>
        <w:t>Eszközök és források értékelési szabályzata</w:t>
      </w:r>
    </w:p>
    <w:p w14:paraId="56E672D6" w14:textId="77777777" w:rsidR="00B95434" w:rsidRDefault="00B95434" w:rsidP="005613AE">
      <w:pPr>
        <w:numPr>
          <w:ilvl w:val="0"/>
          <w:numId w:val="1"/>
        </w:numPr>
        <w:spacing w:before="120"/>
        <w:ind w:left="714" w:hanging="357"/>
        <w:rPr>
          <w:rFonts w:ascii="Arial" w:hAnsi="Arial" w:cs="Arial"/>
        </w:rPr>
      </w:pPr>
      <w:r>
        <w:rPr>
          <w:rFonts w:ascii="Arial" w:hAnsi="Arial" w:cs="Arial"/>
        </w:rPr>
        <w:t>Eszközök és források leltárkészítési és leltározási szabályzata</w:t>
      </w:r>
    </w:p>
    <w:p w14:paraId="61D05953" w14:textId="77777777" w:rsidR="00B95434" w:rsidRDefault="00B95434" w:rsidP="005613AE">
      <w:pPr>
        <w:numPr>
          <w:ilvl w:val="0"/>
          <w:numId w:val="1"/>
        </w:numPr>
        <w:spacing w:before="120"/>
        <w:ind w:left="714" w:hanging="357"/>
        <w:rPr>
          <w:rFonts w:ascii="Arial" w:hAnsi="Arial" w:cs="Arial"/>
        </w:rPr>
      </w:pPr>
      <w:r>
        <w:rPr>
          <w:rFonts w:ascii="Arial" w:hAnsi="Arial" w:cs="Arial"/>
        </w:rPr>
        <w:t>Pénzkezelési szabályzat</w:t>
      </w:r>
    </w:p>
    <w:p w14:paraId="10FFC056" w14:textId="77777777" w:rsidR="00B95434" w:rsidRPr="006C6B9B" w:rsidRDefault="00B95434" w:rsidP="005613AE">
      <w:pPr>
        <w:rPr>
          <w:rFonts w:ascii="Arial" w:hAnsi="Arial" w:cs="Arial"/>
        </w:rPr>
      </w:pPr>
    </w:p>
    <w:p w14:paraId="3E826E65" w14:textId="34D3DF08" w:rsidR="00B95434" w:rsidRDefault="00B95434" w:rsidP="001B379E">
      <w:pPr>
        <w:jc w:val="both"/>
        <w:rPr>
          <w:rFonts w:ascii="Arial" w:hAnsi="Arial" w:cs="Arial"/>
        </w:rPr>
      </w:pPr>
      <w:r>
        <w:rPr>
          <w:rFonts w:ascii="Arial" w:hAnsi="Arial" w:cs="Arial"/>
        </w:rPr>
        <w:t xml:space="preserve">A Számviteli törvény szerinti </w:t>
      </w:r>
      <w:r>
        <w:rPr>
          <w:rFonts w:ascii="Arial" w:hAnsi="Arial" w:cs="Arial"/>
          <w:b/>
          <w:bCs/>
        </w:rPr>
        <w:t>önköltségszámítási szabályzat elkészítése</w:t>
      </w:r>
      <w:r>
        <w:rPr>
          <w:rFonts w:ascii="Arial" w:hAnsi="Arial" w:cs="Arial"/>
        </w:rPr>
        <w:t xml:space="preserve"> alól mentesül a Vállalkozás mivel a törvényben megadott küszöbértékeket (az értékesítésnek az eladott áruk beszerzési értékével, a közvetített szolgáltatások értékével csökkentett nettó árbevétele valamely üzleti évben a 4 milliárd forintot vagy a költségnemek szerinti költségek együttes összege a 2 milliárd forintot, ) nem haladja meg. A számviteli politika ezért ilyen szabályzatot nem tartalmaz. Az önköltségszámítás tekintetében bármely, a hatályos Számviteli törvény szerinti küszöbérték elérésekor a számviteli politikát - az önköltség-számítási szabályzat felvétele miatt - módosítani kell.</w:t>
      </w:r>
    </w:p>
    <w:p w14:paraId="2CD1F9A6" w14:textId="77777777" w:rsidR="00B95434" w:rsidRDefault="00B95434" w:rsidP="005613AE">
      <w:pPr>
        <w:jc w:val="both"/>
        <w:rPr>
          <w:rFonts w:ascii="Arial" w:hAnsi="Arial" w:cs="Arial"/>
        </w:rPr>
      </w:pPr>
    </w:p>
    <w:p w14:paraId="0E6330CC" w14:textId="77777777" w:rsidR="00B95434" w:rsidRDefault="00B95434" w:rsidP="005613AE">
      <w:pPr>
        <w:jc w:val="both"/>
        <w:rPr>
          <w:rFonts w:ascii="Arial" w:hAnsi="Arial" w:cs="Arial"/>
        </w:rPr>
      </w:pPr>
      <w:r>
        <w:rPr>
          <w:rFonts w:ascii="Arial" w:hAnsi="Arial" w:cs="Arial"/>
        </w:rPr>
        <w:t xml:space="preserve">Mivel jelen számviteli politikának nem célja, hogy szabályozza a Számviteli törvény szerint már részletesen körülírt, választási lehetőséget nem tartalmazó elszámolási és értékelési kérdéseket, a legtöbb szabályozandó kérdés esetén csupán </w:t>
      </w:r>
      <w:r>
        <w:rPr>
          <w:rFonts w:ascii="Arial" w:hAnsi="Arial" w:cs="Arial"/>
          <w:b/>
          <w:bCs/>
        </w:rPr>
        <w:t>a törvényi szabályozás leglényegesebb elemeit emeljük ki</w:t>
      </w:r>
      <w:r>
        <w:rPr>
          <w:rFonts w:ascii="Arial" w:hAnsi="Arial" w:cs="Arial"/>
        </w:rPr>
        <w:t>.</w:t>
      </w:r>
    </w:p>
    <w:p w14:paraId="0E53AD45" w14:textId="77777777" w:rsidR="00B95434" w:rsidRDefault="00B95434" w:rsidP="005613AE">
      <w:pPr>
        <w:jc w:val="both"/>
        <w:rPr>
          <w:rFonts w:ascii="Arial" w:hAnsi="Arial" w:cs="Arial"/>
        </w:rPr>
      </w:pPr>
    </w:p>
    <w:p w14:paraId="3B2AFB85" w14:textId="41606F3C" w:rsidR="00B95434" w:rsidRDefault="00B95434" w:rsidP="005613AE">
      <w:pPr>
        <w:jc w:val="both"/>
        <w:rPr>
          <w:rFonts w:ascii="Arial" w:hAnsi="Arial" w:cs="Arial"/>
          <w:b/>
          <w:bCs/>
        </w:rPr>
      </w:pPr>
      <w:r>
        <w:rPr>
          <w:rFonts w:ascii="Arial" w:hAnsi="Arial" w:cs="Arial"/>
          <w:b/>
          <w:bCs/>
        </w:rPr>
        <w:t xml:space="preserve">Számviteli politikánk – tartalma szerint – elsősorban a számvitelpolitikai döntések rögzítése és annak meghatározása, hogy a törvényben biztosított választási, minősítési lehetőségek közül melyeket, milyen feltételek fennállása esetén alkalmazunk.</w:t>
      </w:r>
    </w:p>
    <w:p w14:paraId="2B982205" w14:textId="761AEDD1" w:rsidR="00CA1574" w:rsidRDefault="00CA1574" w:rsidP="005613AE">
      <w:pPr>
        <w:jc w:val="both"/>
        <w:rPr>
          <w:rFonts w:ascii="Arial" w:hAnsi="Arial" w:cs="Arial"/>
          <w:b/>
          <w:bCs/>
        </w:rPr>
      </w:pPr>
    </w:p>
    <w:p w14:paraId="02224ECF" w14:textId="13EB544C" w:rsidR="00CA1574" w:rsidRDefault="00CA1574" w:rsidP="005613AE">
      <w:pPr>
        <w:jc w:val="both"/>
        <w:rPr>
          <w:rFonts w:ascii="Arial" w:hAnsi="Arial" w:cs="Arial"/>
          <w:b/>
          <w:bCs/>
        </w:rPr>
      </w:pPr>
    </w:p>
    <w:p w14:paraId="460D97A3" w14:textId="73EB4AD4" w:rsidR="00CA1574" w:rsidRDefault="00CA1574" w:rsidP="005613AE">
      <w:pPr>
        <w:jc w:val="both"/>
        <w:rPr>
          <w:rFonts w:ascii="Arial" w:hAnsi="Arial" w:cs="Arial"/>
          <w:b/>
          <w:bCs/>
        </w:rPr>
      </w:pPr>
    </w:p>
    <w:p w14:paraId="24A291A4" w14:textId="363D5F5F" w:rsidR="00CA1574" w:rsidRDefault="00CA1574" w:rsidP="005613AE">
      <w:pPr>
        <w:jc w:val="both"/>
        <w:rPr>
          <w:rFonts w:ascii="Arial" w:hAnsi="Arial" w:cs="Arial"/>
          <w:b/>
          <w:bCs/>
        </w:rPr>
      </w:pPr>
    </w:p>
    <w:p w14:paraId="6B808AF6" w14:textId="08A15565" w:rsidR="00CA1574" w:rsidRDefault="00CA1574" w:rsidP="005613AE">
      <w:pPr>
        <w:jc w:val="both"/>
        <w:rPr>
          <w:ins w:id="8" w:author="Judit Biróné Zeller" w:date="2025-01-13T15:38:00Z" w16du:dateUtc="2025-01-13T14:38:00Z"/>
          <w:rFonts w:ascii="Arial" w:hAnsi="Arial" w:cs="Arial"/>
          <w:b/>
          <w:bCs/>
        </w:rPr>
      </w:pPr>
    </w:p>
    <w:p w14:paraId="717269A1" w14:textId="77777777" w:rsidR="00DB5AF1" w:rsidRDefault="00DB5AF1" w:rsidP="005613AE">
      <w:pPr>
        <w:jc w:val="both"/>
        <w:rPr>
          <w:rFonts w:ascii="Arial" w:hAnsi="Arial" w:cs="Arial"/>
          <w:b/>
          <w:bCs/>
        </w:rPr>
      </w:pPr>
    </w:p>
    <w:p w14:paraId="6B70FAB8" w14:textId="77777777" w:rsidR="00AF566A" w:rsidRDefault="00AF566A" w:rsidP="005613AE">
      <w:pPr>
        <w:jc w:val="both"/>
        <w:rPr>
          <w:rFonts w:ascii="Arial" w:hAnsi="Arial" w:cs="Arial"/>
          <w:b/>
          <w:bCs/>
        </w:rPr>
      </w:pPr>
    </w:p>
    <w:p w14:paraId="5B5FB7E5" w14:textId="77777777" w:rsidR="00AF566A" w:rsidRDefault="00AF566A" w:rsidP="005613AE">
      <w:pPr>
        <w:jc w:val="both"/>
        <w:rPr>
          <w:rFonts w:ascii="Arial" w:hAnsi="Arial" w:cs="Arial"/>
          <w:b/>
          <w:bCs/>
        </w:rPr>
      </w:pPr>
    </w:p>
    <w:p w14:paraId="48383106" w14:textId="77777777" w:rsidR="00B95434" w:rsidRPr="006C6B9B" w:rsidRDefault="00B95434" w:rsidP="005613AE">
      <w:pPr>
        <w:rPr>
          <w:rFonts w:ascii="Arial" w:hAnsi="Arial" w:cs="Arial"/>
          <w:b/>
          <w:bCs/>
        </w:rPr>
      </w:pPr>
      <w:r>
        <w:rPr>
          <w:rFonts w:ascii="Arial" w:hAnsi="Arial" w:cs="Arial"/>
          <w:b/>
          <w:bCs/>
        </w:rPr>
        <w:lastRenderedPageBreak/>
        <w:t>I.3. A SZÁMVITELI POLITIKA HATÁLYA, ALKALMAZÁSA, MÓDOSÍTÁSA</w:t>
      </w:r>
    </w:p>
    <w:p w14:paraId="2EBD8647" w14:textId="77777777" w:rsidR="00B95434" w:rsidRPr="006C6B9B" w:rsidRDefault="00B95434" w:rsidP="005613AE">
      <w:pPr>
        <w:rPr>
          <w:rFonts w:ascii="Arial" w:hAnsi="Arial" w:cs="Arial"/>
        </w:rPr>
      </w:pPr>
    </w:p>
    <w:p w14:paraId="37D51621" w14:textId="77777777" w:rsidR="00B95434" w:rsidRPr="006C6B9B" w:rsidRDefault="00B95434" w:rsidP="005613AE">
      <w:pPr>
        <w:jc w:val="both"/>
        <w:rPr>
          <w:rFonts w:ascii="Arial" w:hAnsi="Arial" w:cs="Arial"/>
        </w:rPr>
      </w:pPr>
      <w:r>
        <w:rPr>
          <w:rFonts w:ascii="Arial" w:hAnsi="Arial" w:cs="Arial"/>
        </w:rPr>
        <w:t xml:space="preserve">A Vállalkozás számviteli politikájában meghatározott szabályoktól eltérni csak akkor lehet, ha az eltérést jogszabályi rendelkezés vagy a számviteli politika más rendelkezése indokolja. A számviteli politikában nem szabályozott kérdésekben a jogszabályi rendelkezésekkel összhangban, konkrét jogszabályi előírás hiányában a számviteli politika szellemével összhangban kell eljárni.</w:t>
      </w:r>
    </w:p>
    <w:p w14:paraId="04BEBCA5" w14:textId="77777777" w:rsidR="00B95434" w:rsidRPr="006C6B9B" w:rsidRDefault="00B95434" w:rsidP="005613AE">
      <w:pPr>
        <w:rPr>
          <w:rFonts w:ascii="Arial" w:hAnsi="Arial" w:cs="Arial"/>
        </w:rPr>
      </w:pPr>
    </w:p>
    <w:p w14:paraId="2457B273" w14:textId="77777777" w:rsidR="00B95434" w:rsidRPr="006C6B9B" w:rsidRDefault="00B95434" w:rsidP="005613AE">
      <w:pPr>
        <w:jc w:val="both"/>
        <w:rPr>
          <w:rFonts w:ascii="Arial" w:hAnsi="Arial" w:cs="Arial"/>
        </w:rPr>
      </w:pPr>
      <w:r>
        <w:rPr>
          <w:rFonts w:ascii="Arial" w:hAnsi="Arial" w:cs="Arial"/>
        </w:rPr>
        <w:t xml:space="preserve">A </w:t>
      </w:r>
      <w:r>
        <w:rPr>
          <w:rFonts w:ascii="Arial" w:hAnsi="Arial" w:cs="Arial"/>
          <w:b/>
          <w:bCs/>
        </w:rPr>
        <w:t>számviteli politika személyi hatálya</w:t>
      </w:r>
      <w:r>
        <w:rPr>
          <w:rFonts w:ascii="Arial" w:hAnsi="Arial" w:cs="Arial"/>
        </w:rPr>
        <w:t xml:space="preserve"> kiterjed a Vállalkozás összes alkalmazottjára és tagjára. Bármely olyan feladat elvégzése, amelyet a számviteli politika is szabályoz, annak megismerését feltételezi, így az ilyen munkát végző alkalmazott, vagy tag munkaköri leírásának automatikus tartalma a számviteli politika megismerése. A megismertetést dokumentálni kell, amelybe az elektronikus úton való közlés is beletartozik. </w:t>
      </w:r>
    </w:p>
    <w:p w14:paraId="5365BB92" w14:textId="77777777" w:rsidR="00B95434" w:rsidRPr="006C6B9B" w:rsidRDefault="00B95434" w:rsidP="005613AE">
      <w:pPr>
        <w:jc w:val="both"/>
        <w:rPr>
          <w:rFonts w:ascii="Arial" w:hAnsi="Arial" w:cs="Arial"/>
        </w:rPr>
      </w:pPr>
    </w:p>
    <w:p w14:paraId="00D9A90F" w14:textId="77777777" w:rsidR="00B95434" w:rsidRPr="006C6B9B" w:rsidRDefault="00B95434" w:rsidP="005613AE">
      <w:pPr>
        <w:jc w:val="both"/>
        <w:rPr>
          <w:rFonts w:ascii="Arial" w:hAnsi="Arial" w:cs="Arial"/>
        </w:rPr>
      </w:pPr>
      <w:r>
        <w:rPr>
          <w:rFonts w:ascii="Arial" w:hAnsi="Arial" w:cs="Arial"/>
        </w:rPr>
        <w:t xml:space="preserve">A </w:t>
      </w:r>
      <w:r>
        <w:rPr>
          <w:rFonts w:ascii="Arial" w:hAnsi="Arial" w:cs="Arial"/>
          <w:b/>
          <w:bCs/>
        </w:rPr>
        <w:t>számviteli politika időbeni hatálya</w:t>
      </w:r>
      <w:r>
        <w:rPr>
          <w:rFonts w:ascii="Arial" w:hAnsi="Arial" w:cs="Arial"/>
        </w:rPr>
        <w:t xml:space="preserve"> az eredeti szabályzat első módosításáig terjed. Ezt követően a számviteli politika már csak a kiegészítő módosítással együtt érvényes. </w:t>
      </w:r>
    </w:p>
    <w:p w14:paraId="39374FD5" w14:textId="77777777" w:rsidR="00B95434" w:rsidRPr="006C6B9B" w:rsidRDefault="00B95434" w:rsidP="005613AE">
      <w:pPr>
        <w:jc w:val="both"/>
        <w:rPr>
          <w:rFonts w:ascii="Arial" w:hAnsi="Arial" w:cs="Arial"/>
        </w:rPr>
      </w:pPr>
    </w:p>
    <w:p w14:paraId="19FE7EBE" w14:textId="77777777" w:rsidR="00B95434" w:rsidRPr="006C6B9B" w:rsidRDefault="00B95434" w:rsidP="005613AE">
      <w:pPr>
        <w:jc w:val="both"/>
        <w:rPr>
          <w:rFonts w:ascii="Arial" w:hAnsi="Arial" w:cs="Arial"/>
        </w:rPr>
      </w:pPr>
      <w:r>
        <w:rPr>
          <w:rFonts w:ascii="Arial" w:hAnsi="Arial" w:cs="Arial"/>
        </w:rPr>
        <w:t xml:space="preserve">A Vállalkozás külső és belső körülményeiben, fejlesztési terveiben, bekövetkező, vagy bekövetkezett változások miatt, a számviteli politikában előírtakkal kapcsolatos </w:t>
      </w:r>
      <w:r>
        <w:rPr>
          <w:rFonts w:ascii="Arial" w:hAnsi="Arial" w:cs="Arial"/>
          <w:b/>
          <w:bCs/>
        </w:rPr>
        <w:t>módosításért,</w:t>
      </w:r>
      <w:r>
        <w:rPr>
          <w:rFonts w:ascii="Arial" w:hAnsi="Arial" w:cs="Arial"/>
        </w:rPr>
        <w:t xml:space="preserve"> a </w:t>
      </w:r>
      <w:r>
        <w:rPr>
          <w:rFonts w:ascii="Arial" w:hAnsi="Arial" w:cs="Arial"/>
          <w:color w:val="0000FF"/>
        </w:rPr>
        <w:t xml:space="preserve">Vállalkozás vezetője / a számviteli rendért felelős személy</w:t>
      </w:r>
      <w:r>
        <w:rPr>
          <w:rFonts w:ascii="Arial" w:hAnsi="Arial" w:cs="Arial"/>
        </w:rPr>
        <w:t xml:space="preserve"> döntési hatáskörrel felelős.</w:t>
      </w:r>
    </w:p>
    <w:p w14:paraId="5350EE3A" w14:textId="77777777" w:rsidR="00B95434" w:rsidRPr="006C6B9B" w:rsidRDefault="00B95434" w:rsidP="005613AE">
      <w:pPr>
        <w:jc w:val="both"/>
        <w:rPr>
          <w:rFonts w:ascii="Arial" w:hAnsi="Arial" w:cs="Arial"/>
        </w:rPr>
      </w:pPr>
    </w:p>
    <w:p w14:paraId="62D0118B" w14:textId="7B4FAB4A" w:rsidR="00B95434" w:rsidRPr="006C6B9B" w:rsidRDefault="0070485E" w:rsidP="005613AE">
      <w:pPr>
        <w:jc w:val="both"/>
        <w:rPr>
          <w:rFonts w:ascii="Arial" w:hAnsi="Arial" w:cs="Arial"/>
        </w:rPr>
      </w:pPr>
      <w:r>
        <w:rPr>
          <w:rFonts w:ascii="Arial" w:hAnsi="Arial" w:cs="Arial"/>
        </w:rPr>
        <w:t xml:space="preserve">Amennyiben a számviteli politikát változtatni szükséges, azt indokolni kell. A változtatás hatásait ki kell dolgozni, számszerűsíteni kell, és arról a Beszámoló kiegészítő mellékletében számot kell adni.</w:t>
      </w:r>
    </w:p>
    <w:p w14:paraId="633DDF9B" w14:textId="77777777" w:rsidR="00B95434" w:rsidRPr="006C6B9B" w:rsidRDefault="00B95434" w:rsidP="005613AE">
      <w:pPr>
        <w:jc w:val="both"/>
        <w:rPr>
          <w:rFonts w:ascii="Arial" w:hAnsi="Arial" w:cs="Arial"/>
        </w:rPr>
      </w:pPr>
    </w:p>
    <w:p w14:paraId="57B81C8B" w14:textId="77777777" w:rsidR="00B95434" w:rsidRPr="006C6B9B" w:rsidRDefault="00B95434" w:rsidP="005613AE">
      <w:pPr>
        <w:jc w:val="both"/>
        <w:rPr>
          <w:rFonts w:ascii="Arial" w:hAnsi="Arial" w:cs="Arial"/>
        </w:rPr>
      </w:pPr>
      <w:r>
        <w:rPr>
          <w:rFonts w:ascii="Arial" w:hAnsi="Arial" w:cs="Arial"/>
        </w:rPr>
        <w:t>A Vállalkozás jelen számviteli politikájának rendelkezései érvényesen csak írásban, a módosítást követő hatállyal - célszerűen az üzleti év első napjával - módosíthatók.</w:t>
      </w:r>
    </w:p>
    <w:p w14:paraId="4D2BD52A" w14:textId="77777777" w:rsidR="00B95434" w:rsidRPr="006C6B9B" w:rsidRDefault="00B95434" w:rsidP="005613AE">
      <w:pPr>
        <w:jc w:val="both"/>
        <w:rPr>
          <w:rFonts w:ascii="Arial" w:hAnsi="Arial" w:cs="Arial"/>
        </w:rPr>
      </w:pPr>
    </w:p>
    <w:p w14:paraId="259D8FD7" w14:textId="77777777" w:rsidR="00B95434" w:rsidRPr="006C6B9B" w:rsidRDefault="00B95434" w:rsidP="005613AE">
      <w:pPr>
        <w:jc w:val="both"/>
        <w:rPr>
          <w:rFonts w:ascii="Arial" w:hAnsi="Arial" w:cs="Arial"/>
        </w:rPr>
      </w:pPr>
      <w:r>
        <w:rPr>
          <w:rFonts w:ascii="Arial" w:hAnsi="Arial" w:cs="Arial"/>
        </w:rPr>
        <w:t xml:space="preserve">Törvénymódosítás esetén a változásokat annak hatálybalépésével kell alkalmazni, azokat szükség szerint a hatálybalépést követő 90 napon belül kell a számviteli politikán - így e szabályzaton - átvezetni. </w:t>
      </w:r>
    </w:p>
    <w:p w14:paraId="28A3EDF1" w14:textId="77777777" w:rsidR="00B95434" w:rsidRDefault="00B95434" w:rsidP="005613AE">
      <w:pPr>
        <w:jc w:val="both"/>
        <w:rPr>
          <w:rFonts w:ascii="Arial" w:hAnsi="Arial" w:cs="Arial"/>
        </w:rPr>
      </w:pPr>
    </w:p>
    <w:p w14:paraId="33EC114A" w14:textId="77777777" w:rsidR="00B95434" w:rsidRPr="006C6B9B" w:rsidRDefault="00B95434" w:rsidP="005613AE">
      <w:pPr>
        <w:jc w:val="both"/>
        <w:rPr>
          <w:rFonts w:ascii="Arial" w:hAnsi="Arial" w:cs="Arial"/>
        </w:rPr>
      </w:pPr>
    </w:p>
    <w:p w14:paraId="02601C74" w14:textId="77777777" w:rsidR="00B95434" w:rsidRPr="006C6B9B" w:rsidRDefault="00B95434" w:rsidP="005613AE">
      <w:pPr>
        <w:jc w:val="both"/>
        <w:rPr>
          <w:rFonts w:ascii="Arial" w:hAnsi="Arial" w:cs="Arial"/>
          <w:b/>
          <w:bCs/>
        </w:rPr>
      </w:pPr>
      <w:r>
        <w:rPr>
          <w:rFonts w:ascii="Arial" w:hAnsi="Arial" w:cs="Arial"/>
          <w:b/>
          <w:bCs/>
        </w:rPr>
        <w:t>I.4. A SZÁMLAREND</w:t>
      </w:r>
    </w:p>
    <w:p w14:paraId="3C303614" w14:textId="77777777" w:rsidR="00B95434" w:rsidRPr="006C6B9B" w:rsidRDefault="00B95434" w:rsidP="005613AE">
      <w:pPr>
        <w:jc w:val="both"/>
        <w:rPr>
          <w:rFonts w:ascii="Arial" w:hAnsi="Arial" w:cs="Arial"/>
        </w:rPr>
      </w:pPr>
    </w:p>
    <w:p w14:paraId="20976FFE" w14:textId="77777777" w:rsidR="00B95434" w:rsidRPr="006C6B9B" w:rsidRDefault="00B95434" w:rsidP="005613AE">
      <w:pPr>
        <w:jc w:val="both"/>
        <w:rPr>
          <w:rFonts w:ascii="Arial" w:hAnsi="Arial" w:cs="Arial"/>
        </w:rPr>
      </w:pPr>
      <w:r>
        <w:rPr>
          <w:rFonts w:ascii="Arial" w:hAnsi="Arial" w:cs="Arial"/>
        </w:rPr>
        <w:t xml:space="preserve">A számlarend a számviteli nyilvántartások vezetésére vonatkozó részletes belső szabályozás, amely biztosítja, hogy a számviteli beszámoló és az azt alátámasztó a könyvvezetés a számviteli törvénynek és a kapcsolódó jogszabályoknak megfelelően mutassa be a Vállalkozás valós vagyoni, pénzügyi és jövedelmi helyzetét. </w:t>
      </w:r>
    </w:p>
    <w:p w14:paraId="6CB01BC4" w14:textId="77777777" w:rsidR="00B95434" w:rsidRPr="006C6B9B" w:rsidRDefault="00B95434" w:rsidP="005613AE">
      <w:pPr>
        <w:jc w:val="both"/>
        <w:rPr>
          <w:rFonts w:ascii="Arial" w:hAnsi="Arial" w:cs="Arial"/>
        </w:rPr>
      </w:pPr>
    </w:p>
    <w:p w14:paraId="3B262CC2" w14:textId="77777777" w:rsidR="00B95434" w:rsidRPr="00DB5AF1" w:rsidRDefault="00B95434" w:rsidP="005613AE">
      <w:pPr>
        <w:jc w:val="both"/>
        <w:rPr>
          <w:rFonts w:ascii="Arial" w:hAnsi="Arial" w:cs="Arial"/>
        </w:rPr>
      </w:pPr>
      <w:r>
        <w:rPr>
          <w:rFonts w:ascii="Arial" w:hAnsi="Arial" w:cs="Arial"/>
          <w:b/>
          <w:bCs/>
        </w:rPr>
        <w:t>A számlarend tartalmazza a főkönyvi számlák</w:t>
      </w:r>
      <w:r>
        <w:rPr>
          <w:rFonts w:ascii="Arial" w:hAnsi="Arial" w:cs="Arial"/>
        </w:rPr>
        <w:t xml:space="preserve"> számjelét, megnevezését, tartalmát (ha az a számla megnevezéséből egyértelműen nem következik), továbbá a főkönyvi számla értéke növekedésének, csökkenésének jogcímeit, valamint a számlát érintő jellemző gazdasági eseményeket, azok más számlákkal való kapcsolatát, a főkönyvi számla és az analitikus nyilvántartás kapcsolatát, továbbá a számlarendben foglaltakat alátámasztó bizonylati rendet. A számlarendnek részét képezi a számlatükör is, amely részletesen felsorolja az egyes számlaosztályok, az abba tartozó számlacsoportok, azon belül az egyes főkönyvi számlák, szükség esetén azok alszámlái számát és </w:t>
        <w:lastRenderedPageBreak/>
        <w:t>megnevezését. A Vállalkozás dönti el, hogy adott főkönyvi számla esetében a részletező nyilvántartásokat a főkönyvi számla további bontásával, alszámlákon vezeti, vagy a hozzárendelt analitikus nyilvántartásban.</w:t>
      </w:r>
    </w:p>
    <w:p w14:paraId="428FE060" w14:textId="77777777" w:rsidR="00B95434" w:rsidRPr="006C6B9B" w:rsidRDefault="00B95434" w:rsidP="005613AE">
      <w:pPr>
        <w:jc w:val="both"/>
        <w:rPr>
          <w:rFonts w:ascii="Arial" w:hAnsi="Arial" w:cs="Arial"/>
          <w:color w:val="0000FF"/>
        </w:rPr>
      </w:pPr>
    </w:p>
    <w:p w14:paraId="249F8ACF" w14:textId="77777777" w:rsidR="00B95434" w:rsidRPr="006C6B9B" w:rsidRDefault="00B95434" w:rsidP="005613AE">
      <w:pPr>
        <w:jc w:val="both"/>
        <w:rPr>
          <w:rFonts w:ascii="Arial" w:hAnsi="Arial" w:cs="Arial"/>
        </w:rPr>
      </w:pPr>
    </w:p>
    <w:p w14:paraId="179CE910" w14:textId="77777777" w:rsidR="00B95434" w:rsidRPr="006C6B9B" w:rsidRDefault="00B95434" w:rsidP="005613AE">
      <w:pPr>
        <w:jc w:val="both"/>
        <w:rPr>
          <w:rFonts w:ascii="Arial" w:hAnsi="Arial" w:cs="Arial"/>
          <w:b/>
          <w:bCs/>
        </w:rPr>
      </w:pPr>
      <w:r>
        <w:rPr>
          <w:rFonts w:ascii="Arial" w:hAnsi="Arial" w:cs="Arial"/>
          <w:b/>
          <w:bCs/>
        </w:rPr>
        <w:t>I.5. SZÁMVITELI ALAPELVEK</w:t>
      </w:r>
    </w:p>
    <w:p w14:paraId="79A5D7B0" w14:textId="77777777" w:rsidR="00B95434" w:rsidRPr="006C6B9B" w:rsidRDefault="00B95434" w:rsidP="005613AE">
      <w:pPr>
        <w:jc w:val="both"/>
        <w:rPr>
          <w:rFonts w:ascii="Arial" w:hAnsi="Arial" w:cs="Arial"/>
        </w:rPr>
      </w:pPr>
    </w:p>
    <w:p w14:paraId="6A5062B6" w14:textId="3EBBD3AB" w:rsidR="00B95434" w:rsidRPr="006C6B9B" w:rsidRDefault="00B95434" w:rsidP="005613AE">
      <w:pPr>
        <w:numPr>
          <w:ilvl w:val="12"/>
          <w:numId w:val="0"/>
        </w:numPr>
        <w:jc w:val="both"/>
        <w:rPr>
          <w:rFonts w:ascii="Arial" w:hAnsi="Arial" w:cs="Arial"/>
        </w:rPr>
      </w:pPr>
      <w:r>
        <w:rPr>
          <w:rFonts w:ascii="Arial" w:hAnsi="Arial" w:cs="Arial"/>
        </w:rPr>
        <w:t xml:space="preserve">A Számviteli törvény előírja, hogy a beszámoló elkészítésekor és a könyvvezetés során a törvényben meghatározott alapelveket kell érvényesíteni, azoktól csak a törvényben szabályozott módon lehet eltérni.</w:t>
      </w:r>
    </w:p>
    <w:p w14:paraId="28E7CFFD" w14:textId="77777777" w:rsidR="00B95434" w:rsidRPr="006C6B9B" w:rsidRDefault="00B95434" w:rsidP="005613AE">
      <w:pPr>
        <w:numPr>
          <w:ilvl w:val="12"/>
          <w:numId w:val="0"/>
        </w:numPr>
        <w:jc w:val="both"/>
        <w:rPr>
          <w:rFonts w:ascii="Arial" w:hAnsi="Arial" w:cs="Arial"/>
        </w:rPr>
      </w:pPr>
    </w:p>
    <w:p w14:paraId="6022D7A7" w14:textId="46B41100" w:rsidR="00B95434" w:rsidRPr="006C6B9B" w:rsidRDefault="00B95434" w:rsidP="005613AE">
      <w:pPr>
        <w:numPr>
          <w:ilvl w:val="12"/>
          <w:numId w:val="0"/>
        </w:numPr>
        <w:jc w:val="both"/>
        <w:rPr>
          <w:rFonts w:ascii="Arial" w:hAnsi="Arial" w:cs="Arial"/>
        </w:rPr>
      </w:pPr>
      <w:r>
        <w:rPr>
          <w:rFonts w:ascii="Arial" w:hAnsi="Arial" w:cs="Arial"/>
        </w:rPr>
        <w:t xml:space="preserve">Mivel a törvényben rögzített alapelvek, értékelési előírások alapján kell kialakítani a számviteli politikát, jelen szabályzat összeállítása során figyelembe vettük a törvényben rögzített számviteli alapelveket, amelyeket fontosságuk miatt itt is bemutatunk:</w:t>
      </w:r>
    </w:p>
    <w:p w14:paraId="33B80B18" w14:textId="77777777" w:rsidR="00B95434" w:rsidRPr="006C6B9B" w:rsidRDefault="00B95434" w:rsidP="005613AE">
      <w:pPr>
        <w:numPr>
          <w:ilvl w:val="12"/>
          <w:numId w:val="0"/>
        </w:numPr>
        <w:jc w:val="both"/>
        <w:rPr>
          <w:rFonts w:ascii="Arial" w:hAnsi="Arial" w:cs="Arial"/>
        </w:rPr>
      </w:pPr>
    </w:p>
    <w:p w14:paraId="368E6100" w14:textId="77777777" w:rsidR="00B95434" w:rsidRPr="006C6B9B" w:rsidRDefault="00B95434" w:rsidP="005613AE">
      <w:pPr>
        <w:jc w:val="both"/>
        <w:rPr>
          <w:rFonts w:ascii="Arial" w:hAnsi="Arial" w:cs="Arial"/>
          <w:u w:val="single"/>
        </w:rPr>
      </w:pPr>
      <w:r>
        <w:rPr>
          <w:rFonts w:ascii="Arial" w:hAnsi="Arial" w:cs="Arial"/>
          <w:u w:val="single"/>
        </w:rPr>
        <w:t>A vállalkozás folytatásának elve</w:t>
      </w:r>
    </w:p>
    <w:p w14:paraId="0F2C0935" w14:textId="77777777" w:rsidR="00B95434" w:rsidRPr="006C6B9B" w:rsidRDefault="00B95434" w:rsidP="005613AE">
      <w:pPr>
        <w:jc w:val="both"/>
        <w:rPr>
          <w:rFonts w:ascii="Arial" w:hAnsi="Arial" w:cs="Arial"/>
        </w:rPr>
      </w:pPr>
    </w:p>
    <w:p w14:paraId="2769DF51" w14:textId="77777777" w:rsidR="00B95434" w:rsidRDefault="00B95434" w:rsidP="005613AE">
      <w:pPr>
        <w:jc w:val="both"/>
        <w:rPr>
          <w:rFonts w:ascii="Arial" w:hAnsi="Arial" w:cs="Arial"/>
        </w:rPr>
      </w:pPr>
      <w:r>
        <w:rPr>
          <w:rFonts w:ascii="Arial" w:hAnsi="Arial" w:cs="Arial"/>
        </w:rPr>
        <w:t>A beszámoló elkészítésekor és a könyvvezetés során abból kell kiindulni, hogy a gazdálkodó a belátható jövőben is fenn tudja tartani működését, folytatni tudja tevékenységét, nem várható a működés beszüntetése vagy bármilyen okból történő jelentős csökkenése.</w:t>
      </w:r>
    </w:p>
    <w:p w14:paraId="23A8EE95" w14:textId="77777777" w:rsidR="00B95434" w:rsidRDefault="00B95434" w:rsidP="005613AE">
      <w:pPr>
        <w:jc w:val="both"/>
        <w:rPr>
          <w:rFonts w:ascii="Arial" w:hAnsi="Arial" w:cs="Arial"/>
        </w:rPr>
      </w:pPr>
    </w:p>
    <w:p w14:paraId="22D5A0E6" w14:textId="77777777" w:rsidR="00B95434" w:rsidRPr="006C6B9B" w:rsidRDefault="00B95434" w:rsidP="005613AE">
      <w:pPr>
        <w:jc w:val="both"/>
        <w:rPr>
          <w:rFonts w:ascii="Arial" w:hAnsi="Arial" w:cs="Arial"/>
          <w:u w:val="single"/>
        </w:rPr>
      </w:pPr>
      <w:r>
        <w:rPr>
          <w:rFonts w:ascii="Arial" w:hAnsi="Arial" w:cs="Arial"/>
          <w:u w:val="single"/>
        </w:rPr>
        <w:t>A teljesség elve</w:t>
      </w:r>
    </w:p>
    <w:p w14:paraId="788A5811" w14:textId="77777777" w:rsidR="00B95434" w:rsidRPr="006C6B9B" w:rsidRDefault="00B95434" w:rsidP="005613AE">
      <w:pPr>
        <w:jc w:val="both"/>
        <w:rPr>
          <w:rFonts w:ascii="Arial" w:hAnsi="Arial" w:cs="Arial"/>
        </w:rPr>
      </w:pPr>
    </w:p>
    <w:p w14:paraId="6E616D13" w14:textId="77777777" w:rsidR="00B95434" w:rsidRDefault="00B95434" w:rsidP="005613AE">
      <w:pPr>
        <w:jc w:val="both"/>
        <w:rPr>
          <w:rFonts w:ascii="Arial" w:hAnsi="Arial" w:cs="Arial"/>
        </w:rPr>
      </w:pPr>
      <w:r>
        <w:rPr>
          <w:rFonts w:ascii="Arial" w:hAnsi="Arial" w:cs="Arial"/>
        </w:rPr>
        <w:t>A gazdálkodó szervezetnek könyvelnie kell mindazon gazdasági eseményeket, amelyeknek az eszközökre és a forrásokra, illetve a tárgyévi eredményre gyakorolt hatását a beszámolóban ki kell mutatni. Ide kell érteni azokat a gazdasági eseményeket is, amelyek az adott üzleti évre vonatkoznak, amelyek egyrészt a mérleg fordulónapját követően, de még a mérleg elkészítését megelőzően váltak ismertté, másrészt azokat is, amelyek a mérleg fordulónapjával lezárt üzleti év gazdasági eseményeiből erednek, a mérleg fordulónapja előtt még nem következtek be, de a mérleg elkészítését megelőzően ismertté váltak.</w:t>
      </w:r>
    </w:p>
    <w:p w14:paraId="2AA25722" w14:textId="77777777" w:rsidR="00B95434" w:rsidRPr="006C6B9B" w:rsidRDefault="00B95434" w:rsidP="005613AE">
      <w:pPr>
        <w:jc w:val="both"/>
        <w:rPr>
          <w:rFonts w:ascii="Arial" w:hAnsi="Arial" w:cs="Arial"/>
        </w:rPr>
      </w:pPr>
    </w:p>
    <w:p w14:paraId="30F5761D" w14:textId="77777777" w:rsidR="00B95434" w:rsidRPr="006C6B9B" w:rsidRDefault="00B95434" w:rsidP="005613AE">
      <w:pPr>
        <w:jc w:val="both"/>
        <w:rPr>
          <w:rFonts w:ascii="Arial" w:hAnsi="Arial" w:cs="Arial"/>
          <w:u w:val="single"/>
        </w:rPr>
      </w:pPr>
      <w:r>
        <w:rPr>
          <w:rFonts w:ascii="Arial" w:hAnsi="Arial" w:cs="Arial"/>
          <w:u w:val="single"/>
        </w:rPr>
        <w:t>A valódiság elve</w:t>
      </w:r>
    </w:p>
    <w:p w14:paraId="53C10A4E" w14:textId="77777777" w:rsidR="00B95434" w:rsidRPr="006C6B9B" w:rsidRDefault="00B95434" w:rsidP="005613AE">
      <w:pPr>
        <w:jc w:val="both"/>
        <w:rPr>
          <w:rFonts w:ascii="Arial" w:hAnsi="Arial" w:cs="Arial"/>
        </w:rPr>
      </w:pPr>
    </w:p>
    <w:p w14:paraId="2FB52F06" w14:textId="77777777" w:rsidR="00B95434" w:rsidRPr="006C6B9B" w:rsidRDefault="00B95434" w:rsidP="005613AE">
      <w:pPr>
        <w:jc w:val="both"/>
        <w:rPr>
          <w:rFonts w:ascii="Arial" w:hAnsi="Arial" w:cs="Arial"/>
        </w:rPr>
      </w:pPr>
      <w:r>
        <w:rPr>
          <w:rFonts w:ascii="Arial" w:hAnsi="Arial" w:cs="Arial"/>
        </w:rPr>
        <w:t>A könyvvitelben rögzített és a beszámolóban szereplő tételeknek a valóságban is megtalálhatóknak, bizonyíthatóknak, kívülállók által is megállapíthatóknak kell lenniük. Értékelésük meg kell, hogy feleljen az e törvényben előírt értékelési elveknek és az azokhoz kapcsolódó értékelési eljárásoknak.</w:t>
      </w:r>
    </w:p>
    <w:p w14:paraId="54D9C71B" w14:textId="77777777" w:rsidR="00B95434" w:rsidRPr="006C6B9B" w:rsidRDefault="00B95434" w:rsidP="005613AE">
      <w:pPr>
        <w:jc w:val="both"/>
        <w:rPr>
          <w:rFonts w:ascii="Arial" w:hAnsi="Arial" w:cs="Arial"/>
        </w:rPr>
      </w:pPr>
    </w:p>
    <w:p w14:paraId="41B82D0D" w14:textId="77777777" w:rsidR="00B95434" w:rsidRPr="006C6B9B" w:rsidRDefault="00B95434" w:rsidP="005613AE">
      <w:pPr>
        <w:jc w:val="both"/>
        <w:rPr>
          <w:rFonts w:ascii="Arial" w:hAnsi="Arial" w:cs="Arial"/>
          <w:u w:val="single"/>
        </w:rPr>
      </w:pPr>
      <w:r>
        <w:rPr>
          <w:rFonts w:ascii="Arial" w:hAnsi="Arial" w:cs="Arial"/>
          <w:u w:val="single"/>
        </w:rPr>
        <w:t xml:space="preserve"> A világosság elve</w:t>
      </w:r>
    </w:p>
    <w:p w14:paraId="51A5282F" w14:textId="77777777" w:rsidR="00B95434" w:rsidRPr="006C6B9B" w:rsidRDefault="00B95434" w:rsidP="005613AE">
      <w:pPr>
        <w:jc w:val="both"/>
        <w:rPr>
          <w:rFonts w:ascii="Arial" w:hAnsi="Arial" w:cs="Arial"/>
        </w:rPr>
      </w:pPr>
    </w:p>
    <w:p w14:paraId="48037275" w14:textId="77777777" w:rsidR="00B95434" w:rsidRDefault="00B95434" w:rsidP="005613AE">
      <w:pPr>
        <w:jc w:val="both"/>
        <w:rPr>
          <w:rFonts w:ascii="Arial" w:hAnsi="Arial" w:cs="Arial"/>
        </w:rPr>
      </w:pPr>
      <w:r>
        <w:rPr>
          <w:rFonts w:ascii="Arial" w:hAnsi="Arial" w:cs="Arial"/>
        </w:rPr>
        <w:t xml:space="preserve">A könyvvezetést és a beszámolót áttekinthető, érthető, e törvénynek megfelelően rendezett formában kell elkészíteni. </w:t>
      </w:r>
    </w:p>
    <w:p w14:paraId="474AD51C" w14:textId="77777777" w:rsidR="00B95434" w:rsidRPr="006C6B9B" w:rsidRDefault="00B95434" w:rsidP="005613AE">
      <w:pPr>
        <w:jc w:val="both"/>
        <w:rPr>
          <w:rFonts w:ascii="Arial" w:hAnsi="Arial" w:cs="Arial"/>
        </w:rPr>
      </w:pPr>
    </w:p>
    <w:p w14:paraId="1CDE6E83" w14:textId="77777777" w:rsidR="00B95434" w:rsidRPr="006C6B9B" w:rsidRDefault="00B95434" w:rsidP="005613AE">
      <w:pPr>
        <w:jc w:val="both"/>
        <w:rPr>
          <w:rFonts w:ascii="Arial" w:hAnsi="Arial" w:cs="Arial"/>
          <w:u w:val="single"/>
        </w:rPr>
      </w:pPr>
      <w:r>
        <w:rPr>
          <w:rFonts w:ascii="Arial" w:hAnsi="Arial" w:cs="Arial"/>
          <w:u w:val="single"/>
        </w:rPr>
        <w:t>A következetesség elve</w:t>
      </w:r>
    </w:p>
    <w:p w14:paraId="1C425B2D" w14:textId="77777777" w:rsidR="00B95434" w:rsidRPr="006C6B9B" w:rsidRDefault="00B95434" w:rsidP="005613AE">
      <w:pPr>
        <w:jc w:val="both"/>
        <w:rPr>
          <w:rFonts w:ascii="Arial" w:hAnsi="Arial" w:cs="Arial"/>
        </w:rPr>
      </w:pPr>
    </w:p>
    <w:p w14:paraId="38B0A10B" w14:textId="77777777" w:rsidR="00B95434" w:rsidRDefault="00B95434" w:rsidP="005613AE">
      <w:pPr>
        <w:jc w:val="both"/>
        <w:rPr>
          <w:rFonts w:ascii="Arial" w:hAnsi="Arial" w:cs="Arial"/>
        </w:rPr>
      </w:pPr>
      <w:r>
        <w:rPr>
          <w:rFonts w:ascii="Arial" w:hAnsi="Arial" w:cs="Arial"/>
        </w:rPr>
        <w:t>A beszámoló tartalma és formája, valamint az azt alátámasztó könyvvezetés tekintetében az állandóságot és az összehasonlíthatóságot biztosítani kell.</w:t>
      </w:r>
    </w:p>
    <w:p w14:paraId="6B1EF8B6" w14:textId="77777777" w:rsidR="00B95434" w:rsidRPr="006C6B9B" w:rsidRDefault="00B95434" w:rsidP="005613AE">
      <w:pPr>
        <w:jc w:val="both"/>
        <w:rPr>
          <w:rFonts w:ascii="Arial" w:hAnsi="Arial" w:cs="Arial"/>
          <w:u w:val="single"/>
        </w:rPr>
      </w:pPr>
    </w:p>
    <w:p w14:paraId="1E385688" w14:textId="77777777" w:rsidR="00B95434" w:rsidRPr="006C6B9B" w:rsidRDefault="00B95434" w:rsidP="005613AE">
      <w:pPr>
        <w:jc w:val="both"/>
        <w:rPr>
          <w:rFonts w:ascii="Arial" w:hAnsi="Arial" w:cs="Arial"/>
          <w:u w:val="single"/>
        </w:rPr>
      </w:pPr>
      <w:r>
        <w:rPr>
          <w:rFonts w:ascii="Arial" w:hAnsi="Arial" w:cs="Arial"/>
          <w:u w:val="single"/>
        </w:rPr>
        <w:t>A folytonosság elve</w:t>
      </w:r>
    </w:p>
    <w:p w14:paraId="725C4EFC" w14:textId="77777777" w:rsidR="00B95434" w:rsidRPr="006C6B9B" w:rsidRDefault="00B95434" w:rsidP="005613AE">
      <w:pPr>
        <w:jc w:val="both"/>
        <w:rPr>
          <w:rFonts w:ascii="Arial" w:hAnsi="Arial" w:cs="Arial"/>
        </w:rPr>
      </w:pPr>
    </w:p>
    <w:p w14:paraId="5A4F007F" w14:textId="77777777" w:rsidR="00B95434" w:rsidRPr="006C6B9B" w:rsidRDefault="00B95434" w:rsidP="005613AE">
      <w:pPr>
        <w:jc w:val="both"/>
        <w:rPr>
          <w:rFonts w:ascii="Arial" w:hAnsi="Arial" w:cs="Arial"/>
        </w:rPr>
      </w:pPr>
      <w:r>
        <w:rPr>
          <w:rFonts w:ascii="Arial" w:hAnsi="Arial" w:cs="Arial"/>
        </w:rPr>
        <w:t>Az üzleti év nyitóadatainak meg kell egyezniük az előző üzleti év megfelelő záróadataival. Az egymást követő években az eszközök és a források értékelése, az eredmény számbavétele csak e törvényben meghatározott szabályok szerint változhat.</w:t>
      </w:r>
    </w:p>
    <w:p w14:paraId="23D2F828" w14:textId="77777777" w:rsidR="00B95434" w:rsidRPr="006C6B9B" w:rsidRDefault="00B95434" w:rsidP="005613AE">
      <w:pPr>
        <w:jc w:val="both"/>
        <w:rPr>
          <w:rFonts w:ascii="Arial" w:hAnsi="Arial" w:cs="Arial"/>
        </w:rPr>
      </w:pPr>
    </w:p>
    <w:p w14:paraId="6F86DF36" w14:textId="77777777" w:rsidR="00B95434" w:rsidRPr="006C6B9B" w:rsidRDefault="00B95434" w:rsidP="005613AE">
      <w:pPr>
        <w:jc w:val="both"/>
        <w:rPr>
          <w:rFonts w:ascii="Arial" w:hAnsi="Arial" w:cs="Arial"/>
          <w:u w:val="single"/>
        </w:rPr>
      </w:pPr>
      <w:r>
        <w:rPr>
          <w:rFonts w:ascii="Arial" w:hAnsi="Arial" w:cs="Arial"/>
          <w:u w:val="single"/>
        </w:rPr>
        <w:t>Az összemérés elve</w:t>
      </w:r>
    </w:p>
    <w:p w14:paraId="242DFBCD" w14:textId="77777777" w:rsidR="00B95434" w:rsidRPr="006C6B9B" w:rsidRDefault="00B95434" w:rsidP="005613AE">
      <w:pPr>
        <w:jc w:val="both"/>
        <w:rPr>
          <w:rFonts w:ascii="Arial" w:hAnsi="Arial" w:cs="Arial"/>
        </w:rPr>
      </w:pPr>
    </w:p>
    <w:p w14:paraId="1321B194" w14:textId="77777777" w:rsidR="00B95434" w:rsidRPr="006C6B9B" w:rsidRDefault="00B95434" w:rsidP="005613AE">
      <w:pPr>
        <w:jc w:val="both"/>
        <w:rPr>
          <w:rFonts w:ascii="Arial" w:hAnsi="Arial" w:cs="Arial"/>
        </w:rPr>
      </w:pPr>
      <w:r>
        <w:rPr>
          <w:rFonts w:ascii="Arial" w:hAnsi="Arial" w:cs="Arial"/>
        </w:rPr>
        <w:t xml:space="preserve">Az adott időszak eredményének meghatározásakor a tevékenységek adott időszaki teljesítéseinek elismert bevételeit és a bevételeknek megfelelő költségeit (ráfordításait) kell számításba venni, függetlenül a pénzügyi teljesítéstől. A bevételeknek és a költségeknek ahhoz az időszakhoz kell kapcsolódniuk, amikor azok gazdaságilag felmerültek. </w:t>
      </w:r>
    </w:p>
    <w:p w14:paraId="0EA646E5" w14:textId="77777777" w:rsidR="00B95434" w:rsidRPr="006C6B9B" w:rsidRDefault="00B95434" w:rsidP="005613AE">
      <w:pPr>
        <w:jc w:val="both"/>
        <w:rPr>
          <w:rFonts w:ascii="Arial" w:hAnsi="Arial" w:cs="Arial"/>
        </w:rPr>
      </w:pPr>
    </w:p>
    <w:p w14:paraId="1BFA87A6" w14:textId="77777777" w:rsidR="00B95434" w:rsidRPr="006C6B9B" w:rsidRDefault="00B95434" w:rsidP="005613AE">
      <w:pPr>
        <w:jc w:val="both"/>
        <w:rPr>
          <w:rFonts w:ascii="Arial" w:hAnsi="Arial" w:cs="Arial"/>
          <w:u w:val="single"/>
        </w:rPr>
      </w:pPr>
      <w:r>
        <w:rPr>
          <w:rFonts w:ascii="Arial" w:hAnsi="Arial" w:cs="Arial"/>
          <w:u w:val="single"/>
        </w:rPr>
        <w:t>Az óvatosság elve</w:t>
      </w:r>
    </w:p>
    <w:p w14:paraId="7532B794" w14:textId="77777777" w:rsidR="00B95434" w:rsidRPr="006C6B9B" w:rsidRDefault="00B95434" w:rsidP="005613AE">
      <w:pPr>
        <w:jc w:val="both"/>
        <w:rPr>
          <w:rFonts w:ascii="Arial" w:hAnsi="Arial" w:cs="Arial"/>
        </w:rPr>
      </w:pPr>
    </w:p>
    <w:p w14:paraId="35B9A586" w14:textId="77777777" w:rsidR="00B95434" w:rsidRPr="006C6B9B" w:rsidRDefault="00B95434" w:rsidP="005613AE">
      <w:pPr>
        <w:jc w:val="both"/>
        <w:rPr>
          <w:rFonts w:ascii="Arial" w:hAnsi="Arial" w:cs="Arial"/>
        </w:rPr>
      </w:pPr>
      <w:r>
        <w:rPr>
          <w:rFonts w:ascii="Arial" w:hAnsi="Arial" w:cs="Arial"/>
        </w:rPr>
        <w:t xml:space="preserve">Nem lehet eredményt kimutatni akkor, ha az árbevétel, a bevétel pénzügyi realizálása bizonytalan. A tárgyévi eredmény meghatározása során az értékvesztés elszámolásával, a céltartalék képzésével kell figyelembe venni az előrelátható kockázatot és feltételezhető veszteséget akkor is, ha az az üzleti év mérlegének fordulónapja és a mérlegkészítés időpontja között vált ismertté. Az értékcsökkenéseket, az értékvesztéseket és a céltartalékokat el kell számolni, függetlenül attól, hogy az üzleti év eredménye nyereség vagy veszteség. </w:t>
      </w:r>
    </w:p>
    <w:p w14:paraId="2E0FC9CA" w14:textId="77777777" w:rsidR="00B95434" w:rsidRPr="006C6B9B" w:rsidRDefault="00B95434" w:rsidP="005613AE">
      <w:pPr>
        <w:jc w:val="both"/>
        <w:rPr>
          <w:rFonts w:ascii="Arial" w:hAnsi="Arial" w:cs="Arial"/>
        </w:rPr>
      </w:pPr>
    </w:p>
    <w:p w14:paraId="2EBD287E" w14:textId="77777777" w:rsidR="00B95434" w:rsidRPr="006C6B9B" w:rsidRDefault="00B95434" w:rsidP="005613AE">
      <w:pPr>
        <w:jc w:val="both"/>
        <w:rPr>
          <w:rFonts w:ascii="Arial" w:hAnsi="Arial" w:cs="Arial"/>
          <w:u w:val="single"/>
        </w:rPr>
      </w:pPr>
      <w:r>
        <w:rPr>
          <w:rFonts w:ascii="Arial" w:hAnsi="Arial" w:cs="Arial"/>
          <w:u w:val="single"/>
        </w:rPr>
        <w:t>A bruttó elszámolás elve</w:t>
      </w:r>
    </w:p>
    <w:p w14:paraId="29C74902" w14:textId="77777777" w:rsidR="00B95434" w:rsidRPr="006C6B9B" w:rsidRDefault="00B95434" w:rsidP="005613AE">
      <w:pPr>
        <w:jc w:val="both"/>
        <w:rPr>
          <w:rFonts w:ascii="Arial" w:hAnsi="Arial" w:cs="Arial"/>
        </w:rPr>
      </w:pPr>
    </w:p>
    <w:p w14:paraId="5D48A665" w14:textId="77777777" w:rsidR="00B95434" w:rsidRPr="006C6B9B" w:rsidRDefault="00B95434" w:rsidP="005613AE">
      <w:pPr>
        <w:jc w:val="both"/>
        <w:rPr>
          <w:rFonts w:ascii="Arial" w:hAnsi="Arial" w:cs="Arial"/>
        </w:rPr>
      </w:pPr>
      <w:r>
        <w:rPr>
          <w:rFonts w:ascii="Arial" w:hAnsi="Arial" w:cs="Arial"/>
        </w:rPr>
        <w:t xml:space="preserve">A bevételek és a költségek (ráfordítások), illetve a követelések és a kötelezettségek egymással szemben – a számviteli törvényben szabályozott esetek kivételével - nem számolhatók el.</w:t>
      </w:r>
    </w:p>
    <w:p w14:paraId="47245445" w14:textId="77777777" w:rsidR="00B95434" w:rsidRPr="006C6B9B" w:rsidRDefault="00B95434" w:rsidP="005613AE">
      <w:pPr>
        <w:jc w:val="both"/>
        <w:rPr>
          <w:rFonts w:ascii="Arial" w:hAnsi="Arial" w:cs="Arial"/>
        </w:rPr>
      </w:pPr>
    </w:p>
    <w:p w14:paraId="57C1C444" w14:textId="77777777" w:rsidR="00B95434" w:rsidRPr="006C6B9B" w:rsidRDefault="00B95434" w:rsidP="005613AE">
      <w:pPr>
        <w:jc w:val="both"/>
        <w:rPr>
          <w:rFonts w:ascii="Arial" w:hAnsi="Arial" w:cs="Arial"/>
          <w:u w:val="single"/>
        </w:rPr>
      </w:pPr>
      <w:r>
        <w:rPr>
          <w:rFonts w:ascii="Arial" w:hAnsi="Arial" w:cs="Arial"/>
          <w:u w:val="single"/>
        </w:rPr>
        <w:t>Az egyedi értékelés elve</w:t>
      </w:r>
    </w:p>
    <w:p w14:paraId="3F933F71" w14:textId="77777777" w:rsidR="00B95434" w:rsidRPr="006C6B9B" w:rsidRDefault="00B95434" w:rsidP="005613AE">
      <w:pPr>
        <w:jc w:val="both"/>
        <w:rPr>
          <w:rFonts w:ascii="Arial" w:hAnsi="Arial" w:cs="Arial"/>
        </w:rPr>
      </w:pPr>
    </w:p>
    <w:p w14:paraId="0EF5AA9F" w14:textId="77777777" w:rsidR="00B95434" w:rsidRPr="006C6B9B" w:rsidRDefault="00B95434" w:rsidP="005613AE">
      <w:pPr>
        <w:jc w:val="both"/>
        <w:rPr>
          <w:rFonts w:ascii="Arial" w:hAnsi="Arial" w:cs="Arial"/>
        </w:rPr>
      </w:pPr>
      <w:r>
        <w:rPr>
          <w:rFonts w:ascii="Arial" w:hAnsi="Arial" w:cs="Arial"/>
        </w:rPr>
        <w:t>Az eszközöket és a kötelezettségeket a könyvvezetés és a beszámoló elkészítése során egyedileg kell rögzíteni és értékelni.</w:t>
      </w:r>
    </w:p>
    <w:p w14:paraId="019F3DB4" w14:textId="77777777" w:rsidR="00B95434" w:rsidRPr="006C6B9B" w:rsidRDefault="00B95434" w:rsidP="005613AE">
      <w:pPr>
        <w:jc w:val="both"/>
        <w:rPr>
          <w:rFonts w:ascii="Arial" w:hAnsi="Arial" w:cs="Arial"/>
        </w:rPr>
      </w:pPr>
    </w:p>
    <w:p w14:paraId="550ECEBF" w14:textId="77777777" w:rsidR="00B95434" w:rsidRPr="006C6B9B" w:rsidRDefault="00B95434" w:rsidP="005613AE">
      <w:pPr>
        <w:jc w:val="both"/>
        <w:rPr>
          <w:rFonts w:ascii="Arial" w:hAnsi="Arial" w:cs="Arial"/>
          <w:u w:val="single"/>
        </w:rPr>
      </w:pPr>
      <w:r>
        <w:rPr>
          <w:rFonts w:ascii="Arial" w:hAnsi="Arial" w:cs="Arial"/>
          <w:u w:val="single"/>
        </w:rPr>
        <w:t>Az időbeli elhatárolás elve</w:t>
      </w:r>
    </w:p>
    <w:p w14:paraId="341E639C" w14:textId="77777777" w:rsidR="00B95434" w:rsidRPr="006C6B9B" w:rsidRDefault="00B95434" w:rsidP="005613AE">
      <w:pPr>
        <w:jc w:val="both"/>
        <w:rPr>
          <w:rFonts w:ascii="Arial" w:hAnsi="Arial" w:cs="Arial"/>
        </w:rPr>
      </w:pPr>
    </w:p>
    <w:p w14:paraId="0CE01E08" w14:textId="77777777" w:rsidR="00B95434" w:rsidRPr="006C6B9B" w:rsidRDefault="00B95434" w:rsidP="005613AE">
      <w:pPr>
        <w:jc w:val="both"/>
        <w:rPr>
          <w:rFonts w:ascii="Arial" w:hAnsi="Arial" w:cs="Arial"/>
        </w:rPr>
      </w:pPr>
      <w:r>
        <w:rPr>
          <w:rFonts w:ascii="Arial" w:hAnsi="Arial" w:cs="Arial"/>
        </w:rPr>
        <w:t>Az olyan gazdasági események kihatásait, amelyek két vagy több üzleti évet is érintenek, az adott időszak bevételei és költségei között olyan arányban kell elszámolni, ahogyan az az alapul szolgáló időszak és az elszámolási időszak között megoszlik.</w:t>
      </w:r>
    </w:p>
    <w:p w14:paraId="0CECE1E4" w14:textId="77777777" w:rsidR="00B95434" w:rsidRPr="006C6B9B" w:rsidRDefault="00B95434" w:rsidP="005613AE">
      <w:pPr>
        <w:jc w:val="both"/>
        <w:rPr>
          <w:rFonts w:ascii="Arial" w:hAnsi="Arial" w:cs="Arial"/>
        </w:rPr>
      </w:pPr>
    </w:p>
    <w:p w14:paraId="76A29827" w14:textId="77777777" w:rsidR="00B95434" w:rsidRPr="006C6B9B" w:rsidRDefault="00B95434" w:rsidP="005613AE">
      <w:pPr>
        <w:jc w:val="both"/>
        <w:rPr>
          <w:rFonts w:ascii="Arial" w:hAnsi="Arial" w:cs="Arial"/>
          <w:u w:val="single"/>
        </w:rPr>
      </w:pPr>
      <w:r>
        <w:rPr>
          <w:rFonts w:ascii="Arial" w:hAnsi="Arial" w:cs="Arial"/>
          <w:u w:val="single"/>
        </w:rPr>
        <w:t>A tartalom elsődlegessége a formával szemben elve</w:t>
      </w:r>
    </w:p>
    <w:p w14:paraId="56B41670" w14:textId="77777777" w:rsidR="00B95434" w:rsidRPr="006C6B9B" w:rsidRDefault="00B95434" w:rsidP="005613AE">
      <w:pPr>
        <w:jc w:val="both"/>
        <w:rPr>
          <w:rFonts w:ascii="Arial" w:hAnsi="Arial" w:cs="Arial"/>
        </w:rPr>
      </w:pPr>
    </w:p>
    <w:p w14:paraId="55CDB3B5" w14:textId="77777777" w:rsidR="00B95434" w:rsidRDefault="00B95434" w:rsidP="005613AE">
      <w:pPr>
        <w:jc w:val="both"/>
        <w:rPr>
          <w:rFonts w:ascii="Arial" w:hAnsi="Arial" w:cs="Arial"/>
        </w:rPr>
      </w:pPr>
      <w:r>
        <w:rPr>
          <w:rFonts w:ascii="Arial" w:hAnsi="Arial" w:cs="Arial"/>
        </w:rPr>
        <w:t>A beszámolóban és az azt alátámasztó könyvvezetés során a gazdasági eseményeket, ügyleteket a tényleges gazdasági tartalmuknak megfelelően kell bemutatni, illetve annak megfelelően kell elszámolni.</w:t>
      </w:r>
    </w:p>
    <w:p w14:paraId="4F740B9B" w14:textId="77777777" w:rsidR="00B95434" w:rsidRDefault="00B95434" w:rsidP="005613AE">
      <w:pPr>
        <w:jc w:val="both"/>
        <w:rPr>
          <w:rFonts w:ascii="Arial" w:hAnsi="Arial" w:cs="Arial"/>
        </w:rPr>
      </w:pPr>
    </w:p>
    <w:p w14:paraId="31EE25E2" w14:textId="77777777" w:rsidR="00B95434" w:rsidRPr="006C6B9B" w:rsidRDefault="00B95434" w:rsidP="005613AE">
      <w:pPr>
        <w:jc w:val="both"/>
        <w:rPr>
          <w:rFonts w:ascii="Arial" w:hAnsi="Arial" w:cs="Arial"/>
          <w:u w:val="single"/>
        </w:rPr>
      </w:pPr>
      <w:r>
        <w:rPr>
          <w:rFonts w:ascii="Arial" w:hAnsi="Arial" w:cs="Arial"/>
          <w:u w:val="single"/>
        </w:rPr>
        <w:lastRenderedPageBreak/>
        <w:t>A lényegesség elve</w:t>
      </w:r>
    </w:p>
    <w:p w14:paraId="06020C61" w14:textId="29A3119E" w:rsidR="00B95434" w:rsidRPr="00CD56F4" w:rsidRDefault="00B95434" w:rsidP="00CA1574">
      <w:pPr>
        <w:spacing w:before="120"/>
        <w:jc w:val="both"/>
        <w:rPr>
          <w:rFonts w:ascii="Arial" w:hAnsi="Arial" w:cs="Arial"/>
        </w:rPr>
      </w:pPr>
      <w:r>
        <w:rPr>
          <w:rFonts w:ascii="Arial" w:hAnsi="Arial" w:cs="Arial"/>
        </w:rPr>
        <w:t xml:space="preserve">Lényegesnek minősül a beszámoló szempontjából minden olyan információ, amelynek elhagyása vagy téves bemutatása - az észszerűség határain belül - befolyásolja a beszámoló adatait felhasználók döntéseit. Egy-egy tétel lényegessé minősítését más hasonló tételekkel összefüggésben kell megítélni.</w:t>
      </w:r>
    </w:p>
    <w:p w14:paraId="17A19E09" w14:textId="77777777" w:rsidR="00B95434" w:rsidRPr="006C6B9B" w:rsidRDefault="00B95434" w:rsidP="005613AE">
      <w:pPr>
        <w:jc w:val="both"/>
        <w:rPr>
          <w:rFonts w:ascii="Arial" w:hAnsi="Arial" w:cs="Arial"/>
        </w:rPr>
      </w:pPr>
    </w:p>
    <w:p w14:paraId="2E388CF9" w14:textId="77777777" w:rsidR="00B95434" w:rsidRPr="006C6B9B" w:rsidRDefault="00B95434" w:rsidP="005613AE">
      <w:pPr>
        <w:jc w:val="both"/>
        <w:rPr>
          <w:rFonts w:ascii="Arial" w:hAnsi="Arial" w:cs="Arial"/>
        </w:rPr>
      </w:pPr>
    </w:p>
    <w:p w14:paraId="4A84EDCB" w14:textId="77777777" w:rsidR="00B95434" w:rsidRPr="006C6B9B" w:rsidRDefault="00B95434" w:rsidP="005613AE">
      <w:pPr>
        <w:jc w:val="both"/>
        <w:rPr>
          <w:rFonts w:ascii="Arial" w:hAnsi="Arial" w:cs="Arial"/>
          <w:u w:val="single"/>
        </w:rPr>
      </w:pPr>
      <w:r>
        <w:rPr>
          <w:rFonts w:ascii="Arial" w:hAnsi="Arial" w:cs="Arial"/>
          <w:u w:val="single"/>
        </w:rPr>
        <w:t>A költség-haszon összevetésének elve</w:t>
      </w:r>
    </w:p>
    <w:p w14:paraId="68A36D92" w14:textId="77777777" w:rsidR="00B95434" w:rsidRPr="006C6B9B" w:rsidRDefault="00B95434" w:rsidP="005613AE">
      <w:pPr>
        <w:jc w:val="both"/>
        <w:rPr>
          <w:rFonts w:ascii="Arial" w:hAnsi="Arial" w:cs="Arial"/>
        </w:rPr>
      </w:pPr>
    </w:p>
    <w:p w14:paraId="60AF584C" w14:textId="77777777" w:rsidR="00B95434" w:rsidRPr="006C6B9B" w:rsidRDefault="00B95434" w:rsidP="005613AE">
      <w:pPr>
        <w:jc w:val="both"/>
        <w:rPr>
          <w:rFonts w:ascii="Arial" w:hAnsi="Arial" w:cs="Arial"/>
        </w:rPr>
      </w:pPr>
      <w:r>
        <w:rPr>
          <w:rFonts w:ascii="Arial" w:hAnsi="Arial" w:cs="Arial"/>
        </w:rPr>
        <w:t>A beszámolóban (a mérlegben, az eredménykimutatásban, a kiegészítő mellékletben) nyilvánosságra hozott információk hasznosíthatósága (hasznossága) álljon arányban az információk előállításának költségeivel.</w:t>
      </w:r>
    </w:p>
    <w:p w14:paraId="41DB48C8" w14:textId="77777777" w:rsidR="00B95434" w:rsidRPr="005079B8" w:rsidRDefault="00B95434" w:rsidP="005613AE">
      <w:pPr>
        <w:jc w:val="both"/>
        <w:rPr>
          <w:rFonts w:ascii="Arial" w:hAnsi="Arial" w:cs="Arial"/>
        </w:rPr>
      </w:pPr>
    </w:p>
    <w:p w14:paraId="1483ED16" w14:textId="77777777" w:rsidR="00B95434" w:rsidRPr="005079B8" w:rsidRDefault="00B95434" w:rsidP="005613AE">
      <w:pPr>
        <w:jc w:val="both"/>
        <w:rPr>
          <w:rFonts w:ascii="Arial" w:hAnsi="Arial" w:cs="Arial"/>
          <w:u w:val="single"/>
        </w:rPr>
      </w:pPr>
    </w:p>
    <w:p w14:paraId="242B22F6" w14:textId="77777777" w:rsidR="00B95434" w:rsidRPr="005079B8" w:rsidRDefault="00B95434" w:rsidP="005613AE">
      <w:pPr>
        <w:jc w:val="center"/>
        <w:rPr>
          <w:rFonts w:ascii="Arial" w:hAnsi="Arial" w:cs="Arial"/>
          <w:b/>
          <w:bCs/>
        </w:rPr>
      </w:pPr>
      <w:r>
        <w:rPr>
          <w:rFonts w:ascii="Arial" w:hAnsi="Arial" w:cs="Arial"/>
          <w:b/>
          <w:bCs/>
        </w:rPr>
        <w:t>II. A SZÁMVITELI REND ÉS FELELŐSEI, SZÁMVITELPOLITIKAI DÖNTÉSEK MEGHOZATALA</w:t>
      </w:r>
    </w:p>
    <w:p w14:paraId="25E8F329" w14:textId="77777777" w:rsidR="00B95434" w:rsidRPr="005079B8" w:rsidRDefault="00B95434" w:rsidP="005613AE">
      <w:pPr>
        <w:jc w:val="both"/>
        <w:rPr>
          <w:rFonts w:ascii="Arial" w:hAnsi="Arial" w:cs="Arial"/>
        </w:rPr>
      </w:pPr>
    </w:p>
    <w:p w14:paraId="74C543C8" w14:textId="77777777" w:rsidR="00B95434" w:rsidRPr="00722051" w:rsidRDefault="00B95434" w:rsidP="005613AE">
      <w:pPr>
        <w:jc w:val="both"/>
        <w:rPr>
          <w:rFonts w:ascii="Arial" w:hAnsi="Arial" w:cs="Arial"/>
          <w:b/>
          <w:bCs/>
          <w:caps/>
        </w:rPr>
      </w:pPr>
      <w:r>
        <w:rPr>
          <w:rFonts w:ascii="Arial" w:hAnsi="Arial" w:cs="Arial"/>
          <w:b/>
          <w:bCs/>
          <w:caps/>
        </w:rPr>
        <w:t>II.1. A számvitel rendjének biztosítása, a számvitelpolitikai döntések meghozatala</w:t>
      </w:r>
    </w:p>
    <w:p w14:paraId="4EC65255" w14:textId="77777777" w:rsidR="00B95434" w:rsidRPr="006E556B" w:rsidRDefault="00B95434" w:rsidP="005613AE">
      <w:pPr>
        <w:jc w:val="both"/>
        <w:rPr>
          <w:rFonts w:ascii="Arial" w:hAnsi="Arial" w:cs="Arial"/>
        </w:rPr>
      </w:pPr>
    </w:p>
    <w:p w14:paraId="29515854" w14:textId="04FD0A97" w:rsidR="00B95434" w:rsidRDefault="00B95434" w:rsidP="005613AE">
      <w:pPr>
        <w:jc w:val="both"/>
        <w:rPr>
          <w:rFonts w:ascii="Arial" w:hAnsi="Arial" w:cs="Arial"/>
        </w:rPr>
      </w:pPr>
      <w:r>
        <w:rPr>
          <w:rFonts w:ascii="Arial" w:hAnsi="Arial" w:cs="Arial"/>
          <w:b/>
          <w:bCs/>
        </w:rPr>
        <w:t xml:space="preserve">A Vállalkozás számviteli rendjének szerves része a jelen számviteli politika</w:t>
      </w:r>
      <w:r>
        <w:rPr>
          <w:rFonts w:ascii="Arial" w:hAnsi="Arial" w:cs="Arial"/>
        </w:rPr>
        <w:t xml:space="preserve">, mely a Számviteli törvénynek a számviteli politikára vonatkozó rendelkezéseivel és egyéb előírásaival összhangban a Vállalkozás gazdálkodása, így különösen számviteli körülményeinek figyelembevételével került összeállításra, megtartása a vagyoni helyzet áttekintését és ellenőrzését lehetővé teszi.</w:t>
      </w:r>
    </w:p>
    <w:p w14:paraId="30B65300" w14:textId="77777777" w:rsidR="00B95434" w:rsidRPr="006E556B" w:rsidRDefault="00B95434" w:rsidP="005613AE">
      <w:pPr>
        <w:jc w:val="both"/>
        <w:rPr>
          <w:rFonts w:ascii="Arial" w:hAnsi="Arial" w:cs="Arial"/>
        </w:rPr>
      </w:pPr>
    </w:p>
    <w:p w14:paraId="5D9B0196" w14:textId="77777777" w:rsidR="00B95434" w:rsidRDefault="00B95434" w:rsidP="005613AE">
      <w:pPr>
        <w:jc w:val="both"/>
        <w:rPr>
          <w:rFonts w:ascii="Arial" w:hAnsi="Arial" w:cs="Arial"/>
        </w:rPr>
      </w:pPr>
      <w:r>
        <w:rPr>
          <w:rFonts w:ascii="Arial" w:hAnsi="Arial" w:cs="Arial"/>
          <w:b/>
          <w:bCs/>
        </w:rPr>
        <w:t>Amennyiben a jogszabályi előírások</w:t>
      </w:r>
      <w:r>
        <w:rPr>
          <w:rFonts w:ascii="Arial" w:hAnsi="Arial" w:cs="Arial"/>
        </w:rPr>
        <w:t xml:space="preserve"> oly módon </w:t>
      </w:r>
      <w:r>
        <w:rPr>
          <w:rFonts w:ascii="Arial" w:hAnsi="Arial" w:cs="Arial"/>
          <w:b/>
          <w:bCs/>
        </w:rPr>
        <w:t>változnak</w:t>
      </w:r>
      <w:r>
        <w:rPr>
          <w:rFonts w:ascii="Arial" w:hAnsi="Arial" w:cs="Arial"/>
        </w:rPr>
        <w:t xml:space="preserve">, hogy a jelen számviteli politika egyes rendelkezései a megváltozott szabályozással összeegyeztethetetlenek, úgy értelemszerűen a jogszabály rendelkezéseit kell alkalmazni. </w:t>
      </w:r>
    </w:p>
    <w:p w14:paraId="1E98C87D" w14:textId="77777777" w:rsidR="00B95434" w:rsidRDefault="00B95434" w:rsidP="005613AE">
      <w:pPr>
        <w:jc w:val="both"/>
        <w:rPr>
          <w:rFonts w:ascii="Arial" w:hAnsi="Arial" w:cs="Arial"/>
        </w:rPr>
      </w:pPr>
    </w:p>
    <w:p w14:paraId="66501396" w14:textId="77777777" w:rsidR="00B95434" w:rsidRPr="006E556B" w:rsidRDefault="00B95434" w:rsidP="005613AE">
      <w:pPr>
        <w:jc w:val="both"/>
        <w:rPr>
          <w:rFonts w:ascii="Arial" w:hAnsi="Arial" w:cs="Arial"/>
        </w:rPr>
      </w:pPr>
      <w:r>
        <w:rPr>
          <w:rFonts w:ascii="Arial" w:hAnsi="Arial" w:cs="Arial"/>
        </w:rPr>
        <w:t xml:space="preserve">Ebben az esetben a jogszabályi előírásoknak ellentmondó rendelkezéseket az előírások szerint, azok hiányában a lehető legrövidebb időn belül, de legkésőbb a szabályzat következő módosításának alkalmával a megváltozott előírásokkal összhangban módosítani kell.</w:t>
      </w:r>
    </w:p>
    <w:p w14:paraId="290C59D4" w14:textId="77777777" w:rsidR="00B95434" w:rsidRDefault="00B95434" w:rsidP="005613AE">
      <w:pPr>
        <w:jc w:val="both"/>
        <w:rPr>
          <w:rFonts w:ascii="Arial" w:hAnsi="Arial" w:cs="Arial"/>
        </w:rPr>
      </w:pPr>
    </w:p>
    <w:p w14:paraId="59DEE8EA" w14:textId="77777777" w:rsidR="00B95434" w:rsidRDefault="00B95434" w:rsidP="005613AE">
      <w:pPr>
        <w:jc w:val="both"/>
        <w:rPr>
          <w:rFonts w:ascii="Arial" w:hAnsi="Arial" w:cs="Arial"/>
        </w:rPr>
      </w:pPr>
      <w:r>
        <w:rPr>
          <w:rFonts w:ascii="Arial" w:hAnsi="Arial" w:cs="Arial"/>
          <w:b/>
          <w:bCs/>
        </w:rPr>
        <w:t>Amennyiben valamely korlátozás vagy lehetőség értékhatára a jogszabályi előírásokban megváltozik</w:t>
      </w:r>
      <w:r>
        <w:rPr>
          <w:rFonts w:ascii="Arial" w:hAnsi="Arial" w:cs="Arial"/>
        </w:rPr>
        <w:t xml:space="preserve">, úgy a módosított értékhatár alkalmazható akkor is, ha annak változása a szabályzaton még nem került átvezetésre, de a korábbi szabályozás az értékhatár szélső értékére irányult.</w:t>
      </w:r>
    </w:p>
    <w:p w14:paraId="579A3D1C" w14:textId="77777777" w:rsidR="00B95434" w:rsidRDefault="00B95434" w:rsidP="005613AE">
      <w:pPr>
        <w:jc w:val="both"/>
        <w:rPr>
          <w:rFonts w:ascii="Arial" w:hAnsi="Arial" w:cs="Arial"/>
        </w:rPr>
      </w:pPr>
    </w:p>
    <w:p w14:paraId="53274EC9" w14:textId="46C5FB2F" w:rsidR="00B95434" w:rsidRDefault="00B95434" w:rsidP="005613AE">
      <w:pPr>
        <w:jc w:val="both"/>
        <w:rPr>
          <w:rFonts w:ascii="Arial" w:hAnsi="Arial" w:cs="Arial"/>
        </w:rPr>
      </w:pPr>
      <w:r>
        <w:rPr>
          <w:rFonts w:ascii="Arial" w:hAnsi="Arial" w:cs="Arial"/>
          <w:b/>
          <w:bCs/>
        </w:rPr>
        <w:t>A számvitel</w:t>
      </w:r>
      <w:r>
        <w:rPr>
          <w:rFonts w:ascii="Arial" w:hAnsi="Arial" w:cs="Arial"/>
        </w:rPr>
        <w:t xml:space="preserve"> e szabályzatban meghatározott </w:t>
      </w:r>
      <w:r>
        <w:rPr>
          <w:rFonts w:ascii="Arial" w:hAnsi="Arial" w:cs="Arial"/>
          <w:b/>
          <w:bCs/>
        </w:rPr>
        <w:t>rendjének megsértése esetén</w:t>
      </w:r>
      <w:r>
        <w:rPr>
          <w:rFonts w:ascii="Arial" w:hAnsi="Arial" w:cs="Arial"/>
        </w:rPr>
        <w:t xml:space="preserve"> az előírást megsértő személy, a polgári jog szabályai szerint - figyelemmel a kapcsolódó munkajogi és egyéb rendelkezésekre - visel felelősséget.</w:t>
      </w:r>
    </w:p>
    <w:p w14:paraId="26065947" w14:textId="77777777" w:rsidR="00B95434" w:rsidRDefault="00B95434" w:rsidP="005613AE">
      <w:pPr>
        <w:jc w:val="both"/>
        <w:rPr>
          <w:rFonts w:ascii="Arial" w:hAnsi="Arial" w:cs="Arial"/>
        </w:rPr>
      </w:pPr>
    </w:p>
    <w:p w14:paraId="5C9BAD9E" w14:textId="77777777" w:rsidR="00B95434" w:rsidRPr="0089553E" w:rsidRDefault="00B95434" w:rsidP="005613AE">
      <w:pPr>
        <w:jc w:val="both"/>
        <w:rPr>
          <w:rFonts w:ascii="Arial" w:hAnsi="Arial" w:cs="Arial"/>
          <w:b/>
          <w:bCs/>
        </w:rPr>
      </w:pPr>
      <w:r>
        <w:rPr>
          <w:rFonts w:ascii="Arial" w:hAnsi="Arial" w:cs="Arial"/>
          <w:b/>
          <w:bCs/>
        </w:rPr>
        <w:t>A számvitel rendjének biztosítása, a számvitelpolitikai döntések meghozatala elsődlegesen a vezetés felelőssége.</w:t>
      </w:r>
    </w:p>
    <w:p w14:paraId="5B606269" w14:textId="77777777" w:rsidR="00B95434" w:rsidRPr="006E556B" w:rsidRDefault="00B95434" w:rsidP="005613AE">
      <w:pPr>
        <w:jc w:val="both"/>
        <w:rPr>
          <w:rFonts w:ascii="Arial" w:hAnsi="Arial" w:cs="Arial"/>
        </w:rPr>
      </w:pPr>
    </w:p>
    <w:p w14:paraId="1BAC3216"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számvitelpolitikai döntésekért</w:t>
      </w:r>
      <w:r>
        <w:rPr>
          <w:rFonts w:ascii="Arial" w:hAnsi="Arial" w:cs="Arial"/>
        </w:rPr>
        <w:t xml:space="preserve"> az a személy felelős, aki a döntést meghozta, vagy azt meg kellett volna hoznia.</w:t>
      </w:r>
    </w:p>
    <w:p w14:paraId="380A2499" w14:textId="77777777" w:rsidR="00B95434" w:rsidRDefault="00B95434" w:rsidP="005613AE">
      <w:pPr>
        <w:jc w:val="both"/>
        <w:rPr>
          <w:rFonts w:ascii="Arial" w:hAnsi="Arial" w:cs="Arial"/>
        </w:rPr>
      </w:pPr>
    </w:p>
    <w:p w14:paraId="782ADAAB" w14:textId="77777777" w:rsidR="00B95434" w:rsidRPr="0084644C" w:rsidRDefault="00B95434" w:rsidP="005613AE">
      <w:pPr>
        <w:jc w:val="both"/>
        <w:rPr>
          <w:rFonts w:ascii="Arial" w:hAnsi="Arial" w:cs="Arial"/>
        </w:rPr>
      </w:pPr>
      <w:r>
        <w:rPr>
          <w:rFonts w:ascii="Arial" w:hAnsi="Arial" w:cs="Arial"/>
        </w:rPr>
        <w:lastRenderedPageBreak/>
        <w:t xml:space="preserve">A számvitelpolitikai döntésekhez kapcsolódó felhatalmazások, delegált hatáskörök és felelősségek az alábbiak: </w:t>
      </w:r>
    </w:p>
    <w:p w14:paraId="1F13D134" w14:textId="77777777" w:rsidR="00B95434" w:rsidRPr="0084644C" w:rsidRDefault="00B95434" w:rsidP="005613AE">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2"/>
        <w:gridCol w:w="4528"/>
      </w:tblGrid>
      <w:tr w:rsidR="00F74EA2" w:rsidRPr="00F74EA2" w14:paraId="7AD17C2D" w14:textId="77777777">
        <w:trPr>
          <w:jc w:val="center"/>
        </w:trPr>
        <w:tc>
          <w:tcPr>
            <w:tcW w:w="4605" w:type="dxa"/>
            <w:tcBorders>
              <w:top w:val="single" w:sz="4" w:space="0" w:color="auto"/>
              <w:left w:val="single" w:sz="4" w:space="0" w:color="auto"/>
              <w:bottom w:val="single" w:sz="4" w:space="0" w:color="auto"/>
              <w:right w:val="single" w:sz="4" w:space="0" w:color="auto"/>
            </w:tcBorders>
          </w:tcPr>
          <w:p w14:paraId="564D6DC3" w14:textId="77777777" w:rsidR="00B95434" w:rsidRPr="00DB5AF1" w:rsidRDefault="00B95434" w:rsidP="005613AE">
            <w:pPr>
              <w:jc w:val="center"/>
              <w:rPr>
                <w:rFonts w:ascii="Arial" w:hAnsi="Arial" w:cs="Arial"/>
                <w:i/>
                <w:iCs/>
                <w:color w:val="2E74B5" w:themeColor="accent1" w:themeShade="BF"/>
              </w:rPr>
            </w:pPr>
            <w:r>
              <w:rPr>
                <w:rFonts w:ascii="Arial" w:hAnsi="Arial" w:cs="Arial"/>
                <w:i/>
                <w:iCs/>
                <w:color w:val="2E74B5" w:themeColor="accent1" w:themeShade="BF"/>
              </w:rPr>
              <w:t>Hatáskör</w:t>
            </w:r>
          </w:p>
        </w:tc>
        <w:tc>
          <w:tcPr>
            <w:tcW w:w="4605" w:type="dxa"/>
            <w:tcBorders>
              <w:top w:val="single" w:sz="4" w:space="0" w:color="auto"/>
              <w:left w:val="single" w:sz="4" w:space="0" w:color="auto"/>
              <w:bottom w:val="single" w:sz="4" w:space="0" w:color="auto"/>
              <w:right w:val="single" w:sz="4" w:space="0" w:color="auto"/>
            </w:tcBorders>
          </w:tcPr>
          <w:p w14:paraId="7378C2AE" w14:textId="77777777" w:rsidR="00B95434" w:rsidRPr="00DB5AF1" w:rsidRDefault="00B95434" w:rsidP="005613AE">
            <w:pPr>
              <w:jc w:val="center"/>
              <w:rPr>
                <w:rFonts w:ascii="Arial" w:hAnsi="Arial" w:cs="Arial"/>
                <w:i/>
                <w:iCs/>
                <w:color w:val="2E74B5" w:themeColor="accent1" w:themeShade="BF"/>
              </w:rPr>
            </w:pPr>
            <w:r>
              <w:rPr>
                <w:rFonts w:ascii="Arial" w:hAnsi="Arial" w:cs="Arial"/>
                <w:i/>
                <w:iCs/>
                <w:color w:val="2E74B5" w:themeColor="accent1" w:themeShade="BF"/>
              </w:rPr>
              <w:t>Felelős</w:t>
            </w:r>
          </w:p>
        </w:tc>
      </w:tr>
      <w:tr w:rsidR="00F74EA2" w:rsidRPr="00F74EA2" w14:paraId="70D709CB" w14:textId="77777777">
        <w:trPr>
          <w:jc w:val="center"/>
        </w:trPr>
        <w:tc>
          <w:tcPr>
            <w:tcW w:w="4605" w:type="dxa"/>
            <w:tcBorders>
              <w:top w:val="single" w:sz="4" w:space="0" w:color="auto"/>
              <w:left w:val="single" w:sz="4" w:space="0" w:color="auto"/>
              <w:bottom w:val="single" w:sz="4" w:space="0" w:color="auto"/>
              <w:right w:val="single" w:sz="4" w:space="0" w:color="auto"/>
            </w:tcBorders>
          </w:tcPr>
          <w:p w14:paraId="5195CB00" w14:textId="77777777" w:rsidR="00B95434" w:rsidRPr="00DB5AF1" w:rsidRDefault="00B95434" w:rsidP="005613AE">
            <w:pPr>
              <w:jc w:val="both"/>
              <w:rPr>
                <w:rFonts w:ascii="Arial" w:hAnsi="Arial" w:cs="Arial"/>
                <w:color w:val="2E74B5" w:themeColor="accent1" w:themeShade="BF"/>
              </w:rPr>
            </w:pPr>
          </w:p>
        </w:tc>
        <w:tc>
          <w:tcPr>
            <w:tcW w:w="4605" w:type="dxa"/>
            <w:tcBorders>
              <w:top w:val="single" w:sz="4" w:space="0" w:color="auto"/>
              <w:left w:val="single" w:sz="4" w:space="0" w:color="auto"/>
              <w:bottom w:val="single" w:sz="4" w:space="0" w:color="auto"/>
              <w:right w:val="single" w:sz="4" w:space="0" w:color="auto"/>
            </w:tcBorders>
          </w:tcPr>
          <w:p w14:paraId="7A999431" w14:textId="77777777" w:rsidR="00B95434" w:rsidRPr="00DB5AF1" w:rsidRDefault="00B95434" w:rsidP="005613AE">
            <w:pPr>
              <w:jc w:val="both"/>
              <w:rPr>
                <w:rFonts w:ascii="Arial" w:hAnsi="Arial" w:cs="Arial"/>
                <w:color w:val="2E74B5" w:themeColor="accent1" w:themeShade="BF"/>
              </w:rPr>
            </w:pPr>
          </w:p>
        </w:tc>
      </w:tr>
    </w:tbl>
    <w:p w14:paraId="049FA377" w14:textId="77777777" w:rsidR="00B95434" w:rsidRPr="0084644C" w:rsidRDefault="00B95434" w:rsidP="005613AE">
      <w:pPr>
        <w:jc w:val="both"/>
        <w:rPr>
          <w:rFonts w:ascii="Arial" w:hAnsi="Arial" w:cs="Arial"/>
        </w:rPr>
      </w:pPr>
    </w:p>
    <w:p w14:paraId="7B4EC34D" w14:textId="77777777" w:rsidR="00B95434" w:rsidRDefault="00B95434" w:rsidP="005613AE">
      <w:pPr>
        <w:jc w:val="both"/>
        <w:rPr>
          <w:rFonts w:ascii="Arial" w:hAnsi="Arial" w:cs="Arial"/>
        </w:rPr>
      </w:pPr>
    </w:p>
    <w:p w14:paraId="17A74E39" w14:textId="77777777" w:rsidR="00B95434" w:rsidRPr="00722051" w:rsidRDefault="00B95434" w:rsidP="005613AE">
      <w:pPr>
        <w:jc w:val="both"/>
        <w:rPr>
          <w:rFonts w:ascii="Arial" w:hAnsi="Arial" w:cs="Arial"/>
          <w:b/>
          <w:bCs/>
          <w:caps/>
        </w:rPr>
      </w:pPr>
      <w:r>
        <w:rPr>
          <w:rFonts w:ascii="Arial" w:hAnsi="Arial" w:cs="Arial"/>
          <w:b/>
          <w:bCs/>
        </w:rPr>
        <w:t xml:space="preserve">II.2. </w:t>
      </w:r>
      <w:r>
        <w:rPr>
          <w:rFonts w:ascii="Arial" w:hAnsi="Arial" w:cs="Arial"/>
          <w:b/>
          <w:bCs/>
          <w:caps/>
        </w:rPr>
        <w:t>Számviteli feladatok végzése és irányítása</w:t>
      </w:r>
    </w:p>
    <w:p w14:paraId="08708DE4" w14:textId="77777777" w:rsidR="00B95434" w:rsidRDefault="00B95434" w:rsidP="005613AE">
      <w:pPr>
        <w:jc w:val="both"/>
        <w:rPr>
          <w:rFonts w:ascii="Arial" w:hAnsi="Arial" w:cs="Arial"/>
        </w:rPr>
      </w:pPr>
    </w:p>
    <w:p w14:paraId="61002B9C" w14:textId="77777777" w:rsidR="00B95434" w:rsidRDefault="00B95434" w:rsidP="005613AE">
      <w:pPr>
        <w:jc w:val="both"/>
        <w:rPr>
          <w:rFonts w:ascii="Arial" w:hAnsi="Arial" w:cs="Arial"/>
          <w:color w:val="0000FF"/>
        </w:rPr>
      </w:pPr>
      <w:r>
        <w:rPr>
          <w:rFonts w:ascii="Arial" w:hAnsi="Arial" w:cs="Arial"/>
          <w:color w:val="0000FF"/>
        </w:rPr>
        <w:t xml:space="preserve">A Vállalkozás számviteli feladatainak végzésével, irányításával megbízott személy </w:t>
      </w:r>
      <w:r>
        <w:rPr>
          <w:rFonts w:ascii="Arial" w:hAnsi="Arial" w:cs="Arial"/>
          <w:b/>
          <w:bCs/>
          <w:color w:val="0000FF"/>
        </w:rPr>
        <w:t>mérlegképes könyvelői</w:t>
      </w:r>
      <w:r>
        <w:rPr>
          <w:rFonts w:ascii="Arial" w:hAnsi="Arial" w:cs="Arial"/>
          <w:color w:val="0000FF"/>
        </w:rPr>
        <w:t xml:space="preserve"> (vagy azzal e szempontból egyenértékű) képesítéssel bír, a könyvviteli szolgáltatást végzők nyilvántartásában szerepel, a tevékenység ellátására jogosító engedéllyel (igazolvánnyal) rendelkezik. </w:t>
      </w:r>
    </w:p>
    <w:p w14:paraId="5E95D9F5" w14:textId="77777777" w:rsidR="00B95434" w:rsidRDefault="00B95434" w:rsidP="005613AE">
      <w:pPr>
        <w:jc w:val="both"/>
        <w:rPr>
          <w:rFonts w:ascii="Arial" w:hAnsi="Arial" w:cs="Arial"/>
          <w:color w:val="0000FF"/>
        </w:rPr>
      </w:pPr>
      <w:r>
        <w:rPr>
          <w:rFonts w:ascii="Arial" w:hAnsi="Arial" w:cs="Arial"/>
          <w:color w:val="0000FF"/>
        </w:rPr>
        <w:t xml:space="preserve">A számviteli rendért személyében felelős neve és regisztrálási száma: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32. kérdés] </w:t>
      </w:r>
    </w:p>
    <w:p w14:paraId="35D7877D" w14:textId="77777777" w:rsidR="00B95434" w:rsidRDefault="00B95434" w:rsidP="005613AE">
      <w:pPr>
        <w:jc w:val="both"/>
        <w:rPr>
          <w:rFonts w:ascii="Arial" w:hAnsi="Arial" w:cs="Arial"/>
          <w:color w:val="0000FF"/>
        </w:rPr>
      </w:pPr>
    </w:p>
    <w:p w14:paraId="28758713" w14:textId="77777777" w:rsidR="00B95434" w:rsidRPr="000C191C" w:rsidRDefault="00B95434" w:rsidP="005613AE">
      <w:pPr>
        <w:jc w:val="both"/>
        <w:rPr>
          <w:rFonts w:ascii="Arial" w:hAnsi="Arial" w:cs="Arial"/>
          <w:color w:val="FF0000"/>
        </w:rPr>
      </w:pPr>
      <w:r>
        <w:rPr>
          <w:rFonts w:ascii="Arial" w:hAnsi="Arial" w:cs="Arial"/>
          <w:color w:val="FF0000"/>
        </w:rPr>
        <w:t>VAGY</w:t>
      </w:r>
    </w:p>
    <w:p w14:paraId="3FCBB460" w14:textId="77777777" w:rsidR="00B95434" w:rsidRDefault="00B95434" w:rsidP="005613AE">
      <w:pPr>
        <w:jc w:val="both"/>
        <w:rPr>
          <w:rFonts w:ascii="Arial" w:hAnsi="Arial" w:cs="Arial"/>
          <w:color w:val="0000FF"/>
        </w:rPr>
      </w:pPr>
    </w:p>
    <w:p w14:paraId="04D3A3DD" w14:textId="77777777" w:rsidR="00B95434" w:rsidRPr="0084644C" w:rsidRDefault="00B95434" w:rsidP="005613AE">
      <w:pPr>
        <w:jc w:val="both"/>
        <w:rPr>
          <w:rFonts w:ascii="Arial" w:hAnsi="Arial" w:cs="Arial"/>
          <w:color w:val="0000FF"/>
        </w:rPr>
      </w:pPr>
      <w:r>
        <w:rPr>
          <w:rFonts w:ascii="Arial" w:hAnsi="Arial" w:cs="Arial"/>
          <w:color w:val="0000FF"/>
        </w:rPr>
        <w:t xml:space="preserve">A Vállalkozás számviteli feladatainak végzésével, irányításával megbízott személy </w:t>
      </w:r>
      <w:r>
        <w:rPr>
          <w:rFonts w:ascii="Arial" w:hAnsi="Arial" w:cs="Arial"/>
          <w:b/>
          <w:bCs/>
          <w:color w:val="0000FF"/>
        </w:rPr>
        <w:t>okleveles könyvvizsgálói</w:t>
      </w:r>
      <w:r>
        <w:rPr>
          <w:rFonts w:ascii="Arial" w:hAnsi="Arial" w:cs="Arial"/>
          <w:color w:val="0000FF"/>
        </w:rPr>
        <w:t xml:space="preserve"> képesítéssel bír, a könyvviteli szolgáltatást végzők nyilvántartásában szerepel, a tevékenység ellátására jogosító engedéllyel (igazolvánnyal) rendelkezik.</w:t>
      </w:r>
    </w:p>
    <w:p w14:paraId="464218B8" w14:textId="77777777" w:rsidR="00B95434" w:rsidRDefault="00B95434" w:rsidP="005613AE">
      <w:pPr>
        <w:jc w:val="both"/>
        <w:rPr>
          <w:rFonts w:ascii="Arial" w:hAnsi="Arial" w:cs="Arial"/>
          <w:color w:val="0000FF"/>
        </w:rPr>
      </w:pPr>
      <w:r>
        <w:rPr>
          <w:rFonts w:ascii="Arial" w:hAnsi="Arial" w:cs="Arial"/>
          <w:color w:val="0000FF"/>
        </w:rPr>
        <w:t>A számviteli rendért személyében felelős neve és regisztrálási száma:</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32. kérdés] </w:t>
      </w:r>
    </w:p>
    <w:p w14:paraId="70BB36F6" w14:textId="77777777" w:rsidR="00B95434" w:rsidRPr="000C191C" w:rsidRDefault="00B95434" w:rsidP="005613AE">
      <w:pPr>
        <w:jc w:val="both"/>
        <w:rPr>
          <w:rFonts w:ascii="Arial" w:hAnsi="Arial" w:cs="Arial"/>
          <w:color w:val="FF0000"/>
        </w:rPr>
      </w:pPr>
    </w:p>
    <w:p w14:paraId="59387FB0"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7877ABF" w14:textId="77777777" w:rsidR="00B95434" w:rsidRDefault="00B95434" w:rsidP="005613AE">
      <w:pPr>
        <w:jc w:val="both"/>
        <w:rPr>
          <w:rFonts w:ascii="Arial" w:hAnsi="Arial" w:cs="Arial"/>
          <w:color w:val="0000FF"/>
        </w:rPr>
      </w:pPr>
    </w:p>
    <w:p w14:paraId="537CDC3C" w14:textId="3F200EC6" w:rsidR="00B95434" w:rsidRDefault="00B95434" w:rsidP="005613AE">
      <w:pPr>
        <w:jc w:val="both"/>
        <w:rPr>
          <w:rFonts w:ascii="Arial" w:hAnsi="Arial" w:cs="Arial"/>
          <w:color w:val="0000FF"/>
        </w:rPr>
      </w:pPr>
      <w:r>
        <w:rPr>
          <w:rFonts w:ascii="Arial" w:hAnsi="Arial" w:cs="Arial"/>
          <w:color w:val="0000FF"/>
        </w:rPr>
        <w:t xml:space="preserve">Tekintettel arra, hogy a Vállalkozás éves (éves szintre átszámított) nettó árbevétele két év átlagában a 20 MFt-ot nem haladja meg, a számviteli feladatok végzését, irányítását, a beszámoló összeállítását </w:t>
      </w:r>
      <w:r>
        <w:rPr>
          <w:rFonts w:ascii="Arial" w:hAnsi="Arial" w:cs="Arial"/>
          <w:b/>
          <w:bCs/>
          <w:color w:val="0000FF"/>
        </w:rPr>
        <w:t xml:space="preserve">nem mérlegképes könyvelő vagy nem okleveles könyvvizsgáló végzi</w:t>
      </w:r>
      <w:r>
        <w:rPr>
          <w:rFonts w:ascii="Arial" w:hAnsi="Arial" w:cs="Arial"/>
          <w:color w:val="0000FF"/>
        </w:rPr>
        <w:t xml:space="preserve">. </w:t>
      </w:r>
    </w:p>
    <w:p w14:paraId="0435F3CD" w14:textId="77777777" w:rsidR="001079AE" w:rsidRDefault="001079AE" w:rsidP="005613AE">
      <w:pPr>
        <w:jc w:val="both"/>
        <w:rPr>
          <w:rFonts w:ascii="Arial" w:hAnsi="Arial" w:cs="Arial"/>
          <w:color w:val="0000FF"/>
        </w:rPr>
      </w:pPr>
    </w:p>
    <w:p w14:paraId="7819C462" w14:textId="6FB4BFFB" w:rsidR="00B95434" w:rsidRDefault="00B95434" w:rsidP="005613AE">
      <w:pPr>
        <w:jc w:val="both"/>
        <w:rPr>
          <w:rFonts w:ascii="Arial" w:hAnsi="Arial" w:cs="Arial"/>
          <w:color w:val="0000FF"/>
        </w:rPr>
      </w:pPr>
      <w:r>
        <w:rPr>
          <w:rFonts w:ascii="Arial" w:hAnsi="Arial" w:cs="Arial"/>
          <w:color w:val="0000FF"/>
        </w:rPr>
        <w:t xml:space="preserve">A számviteli politika, a könyvviteli elszámolás, a beszámolókészítés rendszerének, módszerének kialakítása, a számlarend, a könyvvezetéshez, a beszámolókészítéshez szükséges szabályzatok elkészítése, rendszeres karbantartása, beleértve a főkönyvi nyilvántartások vezetését, az összesítő feladások készítését, a beszámoló összeállítását, a beszámolóban, a könyvviteli nyilvántartásokban szereplő adatok elemzését, a gazdasági döntéseket megalapozó következtetések levonását is, valamint az elszámolások, a beszámolóban szereplő adatok jogszerűségének, szabályszerűségének, megbízhatóságának, bizonylatokkal való alátámasztottságának, a számviteli alapelvek követelményei megtartásának biztosítása, a valóságnak megfelelő belső és külső információk előállítása, szolgáltatása, továbbá a törvényi előírásoknak megfelelő, a Vállalkozás vagyoni, pénzügyi helyzetéről, működésének eredményéről megbízható és valós összképet adó beszámoló összeállítása a vezetés felelőssége. </w:t>
      </w:r>
    </w:p>
    <w:p w14:paraId="61E474E2" w14:textId="77777777" w:rsidR="00F74EA2" w:rsidRDefault="00F74EA2" w:rsidP="005613AE">
      <w:pPr>
        <w:jc w:val="both"/>
        <w:rPr>
          <w:rFonts w:ascii="Arial" w:hAnsi="Arial" w:cs="Arial"/>
          <w:color w:val="0000FF"/>
        </w:rPr>
      </w:pPr>
    </w:p>
    <w:p w14:paraId="1BA1E4F4" w14:textId="77777777" w:rsidR="00F74EA2" w:rsidRDefault="00F74EA2" w:rsidP="005613AE">
      <w:pPr>
        <w:jc w:val="both"/>
        <w:rPr>
          <w:rFonts w:ascii="Arial" w:hAnsi="Arial" w:cs="Arial"/>
          <w:color w:val="0000FF"/>
        </w:rPr>
      </w:pPr>
    </w:p>
    <w:p w14:paraId="03EDCBAC" w14:textId="77777777" w:rsidR="00F74EA2" w:rsidRDefault="00F74EA2" w:rsidP="005613AE">
      <w:pPr>
        <w:jc w:val="both"/>
        <w:rPr>
          <w:rFonts w:ascii="Arial" w:hAnsi="Arial" w:cs="Arial"/>
          <w:color w:val="0000FF"/>
        </w:rPr>
      </w:pPr>
    </w:p>
    <w:p w14:paraId="52DAE749" w14:textId="77777777" w:rsidR="00F74EA2" w:rsidRDefault="00F74EA2" w:rsidP="005613AE">
      <w:pPr>
        <w:jc w:val="both"/>
        <w:rPr>
          <w:rFonts w:ascii="Arial" w:hAnsi="Arial" w:cs="Arial"/>
          <w:color w:val="0000FF"/>
        </w:rPr>
      </w:pPr>
    </w:p>
    <w:p w14:paraId="677909E6" w14:textId="77777777" w:rsidR="00F74EA2" w:rsidRDefault="00F74EA2" w:rsidP="005613AE">
      <w:pPr>
        <w:jc w:val="both"/>
        <w:rPr>
          <w:rFonts w:ascii="Arial" w:hAnsi="Arial" w:cs="Arial"/>
          <w:color w:val="0000FF"/>
        </w:rPr>
      </w:pPr>
    </w:p>
    <w:p w14:paraId="45D5ACB7" w14:textId="77777777" w:rsidR="00F74EA2" w:rsidRDefault="00F74EA2" w:rsidP="005613AE">
      <w:pPr>
        <w:jc w:val="both"/>
        <w:rPr>
          <w:rFonts w:ascii="Arial" w:hAnsi="Arial" w:cs="Arial"/>
          <w:color w:val="0000FF"/>
        </w:rPr>
      </w:pPr>
    </w:p>
    <w:p w14:paraId="0F8FD499" w14:textId="77777777" w:rsidR="00B95434" w:rsidRDefault="00B95434" w:rsidP="005613AE">
      <w:pPr>
        <w:jc w:val="both"/>
        <w:rPr>
          <w:rFonts w:ascii="Arial" w:hAnsi="Arial" w:cs="Arial"/>
          <w:color w:val="0000FF"/>
        </w:rPr>
      </w:pPr>
    </w:p>
    <w:p w14:paraId="1BDBA1C3" w14:textId="77777777" w:rsidR="00B95434" w:rsidRPr="00722051" w:rsidRDefault="00B95434" w:rsidP="005613AE">
      <w:pPr>
        <w:jc w:val="both"/>
        <w:rPr>
          <w:rFonts w:ascii="Arial" w:hAnsi="Arial" w:cs="Arial"/>
          <w:b/>
          <w:bCs/>
          <w:caps/>
        </w:rPr>
      </w:pPr>
      <w:r>
        <w:rPr>
          <w:rFonts w:ascii="Arial" w:hAnsi="Arial" w:cs="Arial"/>
          <w:b/>
          <w:bCs/>
        </w:rPr>
        <w:lastRenderedPageBreak/>
        <w:t xml:space="preserve">II.3. </w:t>
      </w:r>
      <w:r>
        <w:rPr>
          <w:rFonts w:ascii="Arial" w:hAnsi="Arial" w:cs="Arial"/>
          <w:b/>
          <w:bCs/>
          <w:caps/>
        </w:rPr>
        <w:t>Eszközök és források értékelési feladatai</w:t>
      </w:r>
    </w:p>
    <w:p w14:paraId="53D987CF" w14:textId="77777777" w:rsidR="00B95434" w:rsidRPr="00AE3F38" w:rsidRDefault="00B95434" w:rsidP="005613AE">
      <w:pPr>
        <w:jc w:val="both"/>
        <w:rPr>
          <w:rFonts w:ascii="Arial" w:hAnsi="Arial" w:cs="Arial"/>
          <w:b/>
          <w:bCs/>
          <w:color w:val="0000FF"/>
        </w:rPr>
      </w:pPr>
    </w:p>
    <w:p w14:paraId="5B3C0576" w14:textId="78930002" w:rsidR="00B95434" w:rsidRDefault="00B95434" w:rsidP="005613AE">
      <w:pPr>
        <w:jc w:val="both"/>
        <w:rPr>
          <w:rFonts w:ascii="Arial" w:hAnsi="Arial" w:cs="Arial"/>
        </w:rPr>
      </w:pPr>
      <w:r>
        <w:rPr>
          <w:rFonts w:ascii="Arial" w:hAnsi="Arial" w:cs="Arial"/>
        </w:rPr>
        <w:t xml:space="preserve">A könyvvezetés és a beszámoló összeállítása során szükséges értékelési feladatok elvégzése a vezetés hatásköre és felelőssége, azt - a vonatkozó jogszabályi előírások, valamint az eszközök és források értékelési szabályzatának előírásai szerint - </w:t>
      </w:r>
      <w:r>
        <w:rPr>
          <w:rFonts w:ascii="Arial" w:hAnsi="Arial" w:cs="Arial"/>
          <w:color w:val="0000FF"/>
        </w:rPr>
        <w:t xml:space="preserve">a Vállalkozás vezetése / a vezetés felhatalmazása alapján a számviteli rendért felelős </w:t>
      </w:r>
      <w:r>
        <w:rPr>
          <w:rFonts w:ascii="Arial" w:hAnsi="Arial" w:cs="Arial"/>
        </w:rPr>
        <w:t xml:space="preserve">személy látja el.</w:t>
      </w:r>
    </w:p>
    <w:p w14:paraId="28AA63F9" w14:textId="77777777" w:rsidR="00B95434" w:rsidRDefault="00B95434" w:rsidP="005613AE">
      <w:pPr>
        <w:rPr>
          <w:rFonts w:ascii="Arial" w:hAnsi="Arial" w:cs="Arial"/>
        </w:rPr>
      </w:pPr>
    </w:p>
    <w:p w14:paraId="2BCA14B6" w14:textId="77777777" w:rsidR="00B95434" w:rsidRPr="000C191C" w:rsidRDefault="00B95434" w:rsidP="005613AE">
      <w:pPr>
        <w:rPr>
          <w:rFonts w:ascii="Arial" w:hAnsi="Arial" w:cs="Arial"/>
          <w:color w:val="FF0000"/>
        </w:rPr>
      </w:pPr>
      <w:r>
        <w:rPr>
          <w:rFonts w:ascii="Arial" w:hAnsi="Arial" w:cs="Arial"/>
          <w:color w:val="FF0000"/>
        </w:rPr>
        <w:t>VAGY</w:t>
      </w:r>
    </w:p>
    <w:p w14:paraId="02894803" w14:textId="77777777" w:rsidR="00B95434" w:rsidRDefault="00B95434" w:rsidP="005613AE">
      <w:pPr>
        <w:rPr>
          <w:rFonts w:ascii="Arial" w:hAnsi="Arial" w:cs="Arial"/>
        </w:rPr>
      </w:pPr>
    </w:p>
    <w:p w14:paraId="72B2A005" w14:textId="3A74558C" w:rsidR="00B95434" w:rsidRPr="00AE3F38" w:rsidRDefault="00B95434" w:rsidP="005613AE">
      <w:pPr>
        <w:rPr>
          <w:rFonts w:ascii="Arial" w:hAnsi="Arial" w:cs="Arial"/>
          <w:color w:val="0000FF"/>
        </w:rPr>
      </w:pPr>
      <w:r>
        <w:rPr>
          <w:rFonts w:ascii="Arial" w:hAnsi="Arial" w:cs="Arial"/>
          <w:color w:val="0000FF"/>
        </w:rPr>
        <w:t xml:space="preserve">A könyvvezetés és a beszámoló összeállítása során szükséges értékelési feladatok elvégzése a vezetés hatásköre és felelőssége.  Az értékelési feladatokhoz kapcsolódó felhatalmazások, delegált hatáskörök és felelősségek az alábbiak: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31. kérdés] </w:t>
      </w:r>
    </w:p>
    <w:p w14:paraId="49B1D2C2" w14:textId="77777777" w:rsidR="00B95434" w:rsidRPr="00AE3F38" w:rsidRDefault="00B95434" w:rsidP="005613AE">
      <w:pPr>
        <w:rPr>
          <w:rFonts w:ascii="Arial" w:hAnsi="Arial" w:cs="Arial"/>
        </w:rPr>
      </w:pPr>
    </w:p>
    <w:p w14:paraId="45EF2887" w14:textId="77777777" w:rsidR="00B95434" w:rsidRPr="00AE3F38" w:rsidRDefault="00B95434" w:rsidP="005613AE">
      <w:pPr>
        <w:rPr>
          <w:rFonts w:ascii="Arial" w:hAnsi="Arial" w:cs="Arial"/>
          <w:b/>
          <w:bCs/>
        </w:rPr>
      </w:pPr>
      <w:r>
        <w:rPr>
          <w:rFonts w:ascii="Arial" w:hAnsi="Arial" w:cs="Arial"/>
          <w:b/>
          <w:bCs/>
        </w:rPr>
        <w:t xml:space="preserve">II.4. </w:t>
      </w:r>
      <w:r>
        <w:rPr>
          <w:rFonts w:ascii="Arial" w:hAnsi="Arial" w:cs="Arial"/>
          <w:b/>
          <w:bCs/>
          <w:caps/>
        </w:rPr>
        <w:t>Leltárkészítés és leltározás felelősei</w:t>
      </w:r>
    </w:p>
    <w:p w14:paraId="02F2AAE6" w14:textId="77777777" w:rsidR="00B95434" w:rsidRDefault="00B95434" w:rsidP="005613AE">
      <w:pPr>
        <w:rPr>
          <w:rFonts w:ascii="Arial" w:hAnsi="Arial" w:cs="Arial"/>
          <w:color w:val="0000FF"/>
        </w:rPr>
      </w:pPr>
    </w:p>
    <w:p w14:paraId="3292E397" w14:textId="1C02A96A" w:rsidR="00B95434" w:rsidRPr="00722051" w:rsidRDefault="00B95434" w:rsidP="005613AE">
      <w:pPr>
        <w:jc w:val="both"/>
        <w:rPr>
          <w:rFonts w:ascii="Arial" w:hAnsi="Arial" w:cs="Arial"/>
        </w:rPr>
      </w:pPr>
      <w:r>
        <w:rPr>
          <w:rFonts w:ascii="Arial" w:hAnsi="Arial" w:cs="Arial"/>
        </w:rPr>
        <w:t xml:space="preserve">A leltárkészítés és leltározás a vezetés hatásköre és felelőssége, azt - a vonatkozó jogszabályi előírások, valamint az eszközök és források leltárkészítési és leltározási szabályzatának előírásai szerint – </w:t>
      </w:r>
      <w:r>
        <w:rPr>
          <w:rFonts w:ascii="Arial" w:hAnsi="Arial" w:cs="Arial"/>
          <w:color w:val="0000FF"/>
        </w:rPr>
        <w:t xml:space="preserve">a Vállalkozás vezetése / a vezetés felhatalmazása alapján a számviteli rendért felelős </w:t>
      </w:r>
      <w:r>
        <w:rPr>
          <w:rFonts w:ascii="Arial" w:hAnsi="Arial" w:cs="Arial"/>
        </w:rPr>
        <w:t xml:space="preserve">személy végzi el.</w:t>
      </w:r>
    </w:p>
    <w:p w14:paraId="4831EDE0" w14:textId="77777777" w:rsidR="00B95434" w:rsidRDefault="00B95434" w:rsidP="005613AE">
      <w:pPr>
        <w:rPr>
          <w:rFonts w:ascii="Arial" w:hAnsi="Arial" w:cs="Arial"/>
          <w:color w:val="0000FF"/>
        </w:rPr>
      </w:pPr>
    </w:p>
    <w:p w14:paraId="3E7F88EF" w14:textId="77777777" w:rsidR="00B95434" w:rsidRPr="000C191C" w:rsidRDefault="00B95434" w:rsidP="005613AE">
      <w:pPr>
        <w:rPr>
          <w:rFonts w:ascii="Arial" w:hAnsi="Arial" w:cs="Arial"/>
          <w:color w:val="FF0000"/>
        </w:rPr>
      </w:pPr>
      <w:r>
        <w:rPr>
          <w:rFonts w:ascii="Arial" w:hAnsi="Arial" w:cs="Arial"/>
          <w:color w:val="FF0000"/>
        </w:rPr>
        <w:t>VAGY</w:t>
      </w:r>
    </w:p>
    <w:p w14:paraId="3DB51B81" w14:textId="77777777" w:rsidR="00B95434" w:rsidRDefault="00B95434" w:rsidP="005613AE">
      <w:pPr>
        <w:rPr>
          <w:rFonts w:ascii="Arial" w:hAnsi="Arial" w:cs="Arial"/>
          <w:color w:val="0000FF"/>
        </w:rPr>
      </w:pPr>
    </w:p>
    <w:p w14:paraId="67ED062B" w14:textId="2D29FAE9" w:rsidR="00B95434" w:rsidRDefault="00B95434" w:rsidP="005613AE">
      <w:pPr>
        <w:rPr>
          <w:rFonts w:ascii="Arial" w:hAnsi="Arial" w:cs="Arial"/>
          <w:color w:val="0000FF"/>
        </w:rPr>
      </w:pPr>
      <w:r>
        <w:rPr>
          <w:rFonts w:ascii="Arial" w:hAnsi="Arial" w:cs="Arial"/>
          <w:color w:val="0000FF"/>
        </w:rPr>
        <w:t xml:space="preserve">A leltárkészítés és leltározás a vezetés hatásköre és felelőssége, azt - a vonatkozó jogszabályi előírások, valamint az eszközök és források leltárkészítési és leltározási szabályzatának előírásai szerint - a vezetés irányításával az egyes eszközökkel és forrásokkal elszámolni köteles személyek végzik el.</w:t>
      </w:r>
    </w:p>
    <w:p w14:paraId="0B128574" w14:textId="77777777" w:rsidR="00B95434" w:rsidRDefault="00B95434" w:rsidP="005613AE">
      <w:pPr>
        <w:rPr>
          <w:rFonts w:ascii="Arial" w:hAnsi="Arial" w:cs="Arial"/>
          <w:color w:val="0000FF"/>
        </w:rPr>
      </w:pPr>
    </w:p>
    <w:p w14:paraId="609660D8" w14:textId="77777777" w:rsidR="00B95434" w:rsidRPr="000C191C" w:rsidRDefault="00B95434" w:rsidP="005613AE">
      <w:pPr>
        <w:rPr>
          <w:rFonts w:ascii="Arial" w:hAnsi="Arial" w:cs="Arial"/>
          <w:color w:val="FF0000"/>
        </w:rPr>
      </w:pPr>
      <w:r>
        <w:rPr>
          <w:rFonts w:ascii="Arial" w:hAnsi="Arial" w:cs="Arial"/>
          <w:color w:val="FF0000"/>
        </w:rPr>
        <w:t>VAGY</w:t>
      </w:r>
    </w:p>
    <w:p w14:paraId="040E3708" w14:textId="77777777" w:rsidR="00B95434" w:rsidRDefault="00B95434" w:rsidP="005613AE">
      <w:pPr>
        <w:rPr>
          <w:rFonts w:ascii="Arial" w:hAnsi="Arial" w:cs="Arial"/>
          <w:color w:val="0000FF"/>
        </w:rPr>
      </w:pPr>
    </w:p>
    <w:p w14:paraId="3061EB59" w14:textId="77777777" w:rsidR="00B95434" w:rsidRDefault="00B95434" w:rsidP="005613AE">
      <w:pPr>
        <w:jc w:val="both"/>
        <w:rPr>
          <w:rFonts w:ascii="Arial" w:hAnsi="Arial" w:cs="Arial"/>
          <w:color w:val="0000FF"/>
        </w:rPr>
      </w:pPr>
      <w:r>
        <w:rPr>
          <w:rFonts w:ascii="Arial" w:hAnsi="Arial" w:cs="Arial"/>
          <w:color w:val="0000FF"/>
        </w:rPr>
        <w:t xml:space="preserve">A leltárkészítés és leltározás a vezetés hatásköre és felelőssége. A leltárkészítéshez és leltározáshoz, annak hitelesítéséhez és ellenőrzéséhez - a vonatkozó jogszabályi előírások, valamint az eszközök és források leltárkészítési és leltározási szabályzatának előírásai szerint - kapcsolódó felhatalmazások, delegált hatáskörök és felelősségek az alábbiak: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36. kérdés] </w:t>
      </w:r>
    </w:p>
    <w:p w14:paraId="378E8D13" w14:textId="77777777" w:rsidR="00B95434" w:rsidRDefault="00B95434" w:rsidP="005613AE">
      <w:pPr>
        <w:rPr>
          <w:rFonts w:ascii="Arial" w:hAnsi="Arial" w:cs="Arial"/>
          <w:color w:val="0000FF"/>
        </w:rPr>
      </w:pPr>
    </w:p>
    <w:p w14:paraId="72C6E046" w14:textId="77777777" w:rsidR="00B95434" w:rsidRPr="00722051" w:rsidRDefault="00B95434" w:rsidP="005613AE">
      <w:pPr>
        <w:rPr>
          <w:rFonts w:ascii="Arial" w:hAnsi="Arial" w:cs="Arial"/>
          <w:b/>
          <w:bCs/>
          <w:caps/>
        </w:rPr>
      </w:pPr>
      <w:r>
        <w:rPr>
          <w:rFonts w:ascii="Arial" w:hAnsi="Arial" w:cs="Arial"/>
          <w:b/>
          <w:bCs/>
          <w:caps/>
        </w:rPr>
        <w:t xml:space="preserve">II.5. Pénzkezelés felelősei</w:t>
      </w:r>
    </w:p>
    <w:p w14:paraId="5296DD7B" w14:textId="77777777" w:rsidR="00B95434" w:rsidRDefault="00B95434" w:rsidP="005613AE">
      <w:pPr>
        <w:rPr>
          <w:rFonts w:ascii="Arial" w:hAnsi="Arial" w:cs="Arial"/>
          <w:color w:val="0000FF"/>
        </w:rPr>
      </w:pPr>
    </w:p>
    <w:p w14:paraId="00BBA1DC" w14:textId="3E8B8759" w:rsidR="00B95434" w:rsidRPr="00722051" w:rsidRDefault="00B95434" w:rsidP="005613AE">
      <w:pPr>
        <w:rPr>
          <w:rFonts w:ascii="Arial" w:hAnsi="Arial" w:cs="Arial"/>
        </w:rPr>
      </w:pPr>
      <w:r>
        <w:rPr>
          <w:rFonts w:ascii="Arial" w:hAnsi="Arial" w:cs="Arial"/>
        </w:rPr>
        <w:t xml:space="preserve">A pénzkezelés a vezetés hatásköre és felelőssége, annak elvégzése - a vonatkozó jogszabályi előírások, valamint a Vállalkozás pénzkezelési szabályzatának előírásai szerint - a vezetés által erre </w:t>
      </w:r>
      <w:r>
        <w:rPr>
          <w:rFonts w:ascii="Arial" w:hAnsi="Arial" w:cs="Arial"/>
          <w:color w:val="0000FF"/>
        </w:rPr>
        <w:t xml:space="preserve">írásban </w:t>
      </w:r>
      <w:r>
        <w:rPr>
          <w:rFonts w:ascii="Arial" w:hAnsi="Arial" w:cs="Arial"/>
        </w:rPr>
        <w:t>kijelölt személyek feladata.</w:t>
      </w:r>
    </w:p>
    <w:p w14:paraId="393D3729" w14:textId="77777777" w:rsidR="00B95434" w:rsidRDefault="00B95434" w:rsidP="005613AE">
      <w:pPr>
        <w:rPr>
          <w:rFonts w:ascii="Arial" w:hAnsi="Arial" w:cs="Arial"/>
          <w:color w:val="0000FF"/>
        </w:rPr>
      </w:pPr>
    </w:p>
    <w:p w14:paraId="7C79E93F" w14:textId="77777777" w:rsidR="00B95434" w:rsidRPr="000C191C" w:rsidRDefault="00B95434" w:rsidP="005613AE">
      <w:pPr>
        <w:rPr>
          <w:rFonts w:ascii="Arial" w:hAnsi="Arial" w:cs="Arial"/>
          <w:color w:val="FF0000"/>
        </w:rPr>
      </w:pPr>
      <w:r>
        <w:rPr>
          <w:rFonts w:ascii="Arial" w:hAnsi="Arial" w:cs="Arial"/>
          <w:color w:val="FF0000"/>
        </w:rPr>
        <w:t>VAGY</w:t>
      </w:r>
    </w:p>
    <w:p w14:paraId="6BF61AE2" w14:textId="77777777" w:rsidR="00B95434" w:rsidRDefault="00B95434" w:rsidP="005613AE">
      <w:pPr>
        <w:rPr>
          <w:rFonts w:ascii="Arial" w:hAnsi="Arial" w:cs="Arial"/>
          <w:color w:val="0000FF"/>
        </w:rPr>
      </w:pPr>
    </w:p>
    <w:p w14:paraId="5B7239D3" w14:textId="09D43ED9" w:rsidR="00B95434" w:rsidRDefault="00B95434" w:rsidP="005613AE">
      <w:pPr>
        <w:rPr>
          <w:rFonts w:ascii="Arial" w:hAnsi="Arial" w:cs="Arial"/>
          <w:color w:val="0000FF"/>
        </w:rPr>
      </w:pPr>
      <w:r>
        <w:rPr>
          <w:rFonts w:ascii="Arial" w:hAnsi="Arial" w:cs="Arial"/>
          <w:color w:val="0000FF"/>
        </w:rPr>
        <w:t xml:space="preserve">A pénzkezelés a vezetés hatásköre és felelőssége, az ezzel kapcsolatos feladatokat - a vonatkozó jogszabályi előírások szerint - a pénzkezelési szabályzatban megjelölt személyek végzik.</w:t>
      </w:r>
    </w:p>
    <w:p w14:paraId="482138E1" w14:textId="0796B25B" w:rsidR="00B95434" w:rsidRDefault="00B95434" w:rsidP="005613AE">
      <w:pPr>
        <w:rPr>
          <w:rFonts w:ascii="Arial" w:hAnsi="Arial" w:cs="Arial"/>
          <w:color w:val="0000FF"/>
        </w:rPr>
      </w:pPr>
    </w:p>
    <w:p w14:paraId="3B44F6CB" w14:textId="4F2BD982" w:rsidR="00CA1574" w:rsidRDefault="00CA1574" w:rsidP="005613AE">
      <w:pPr>
        <w:rPr>
          <w:rFonts w:ascii="Arial" w:hAnsi="Arial" w:cs="Arial"/>
          <w:color w:val="0000FF"/>
        </w:rPr>
      </w:pPr>
    </w:p>
    <w:p w14:paraId="60442F02" w14:textId="0B86AE5B" w:rsidR="00CA1574" w:rsidRDefault="00CA1574" w:rsidP="005613AE">
      <w:pPr>
        <w:rPr>
          <w:rFonts w:ascii="Arial" w:hAnsi="Arial" w:cs="Arial"/>
          <w:color w:val="0000FF"/>
        </w:rPr>
      </w:pPr>
    </w:p>
    <w:p w14:paraId="57482A2F" w14:textId="77777777" w:rsidR="00B95434" w:rsidRDefault="00B95434" w:rsidP="005613AE">
      <w:pPr>
        <w:jc w:val="center"/>
        <w:rPr>
          <w:rFonts w:ascii="Arial" w:hAnsi="Arial" w:cs="Arial"/>
          <w:b/>
          <w:bCs/>
        </w:rPr>
      </w:pPr>
      <w:r>
        <w:rPr>
          <w:rFonts w:ascii="Arial" w:hAnsi="Arial" w:cs="Arial"/>
          <w:b/>
          <w:bCs/>
        </w:rPr>
        <w:lastRenderedPageBreak/>
        <w:t xml:space="preserve">III. A BESZÁMOLÓ ALÁÍRÓJA, KÖNYVVIZSGÁLAT, NYILVÁNOSSÁGRA HOZATAL ÉS KÖZZÉTÉTEL</w:t>
      </w:r>
    </w:p>
    <w:p w14:paraId="06872DE3" w14:textId="77777777" w:rsidR="00B95434" w:rsidRDefault="00B95434" w:rsidP="005613AE">
      <w:pPr>
        <w:rPr>
          <w:rFonts w:ascii="Arial" w:hAnsi="Arial" w:cs="Arial"/>
        </w:rPr>
      </w:pPr>
    </w:p>
    <w:p w14:paraId="0AF804A8" w14:textId="77777777" w:rsidR="00B95434" w:rsidRDefault="00B95434" w:rsidP="005613AE">
      <w:pPr>
        <w:rPr>
          <w:rFonts w:ascii="Arial" w:hAnsi="Arial" w:cs="Arial"/>
          <w:b/>
          <w:bCs/>
        </w:rPr>
      </w:pPr>
      <w:r>
        <w:rPr>
          <w:rFonts w:ascii="Arial" w:hAnsi="Arial" w:cs="Arial"/>
          <w:b/>
          <w:bCs/>
        </w:rPr>
        <w:t>III.1. A BESZÁMOLÓ ALÁÍRÓJA</w:t>
      </w:r>
    </w:p>
    <w:p w14:paraId="67D7546E" w14:textId="77777777" w:rsidR="00B95434" w:rsidRDefault="00B95434" w:rsidP="005613AE">
      <w:pPr>
        <w:rPr>
          <w:rFonts w:ascii="Arial" w:hAnsi="Arial" w:cs="Arial"/>
          <w:b/>
          <w:bCs/>
        </w:rPr>
      </w:pPr>
    </w:p>
    <w:p w14:paraId="4ACEF107" w14:textId="2E7BB252" w:rsidR="00B95434" w:rsidRPr="009B2046" w:rsidRDefault="00B95434" w:rsidP="005613AE">
      <w:pPr>
        <w:jc w:val="both"/>
        <w:rPr>
          <w:rFonts w:ascii="Arial" w:hAnsi="Arial" w:cs="Arial"/>
        </w:rPr>
      </w:pPr>
      <w:r>
        <w:rPr>
          <w:rFonts w:ascii="Arial" w:hAnsi="Arial" w:cs="Arial"/>
        </w:rPr>
        <w:t xml:space="preserve">A Számviteli törvény 20. § (6) bekezdése szerint az éves beszámoló részét képező mérleget, eredménykimutatást és kiegészítő mellékletet a hely és a kelet feltüntetésével a vállalkozó képviseletére jogosult személy köteles aláírni. </w:t>
      </w:r>
    </w:p>
    <w:p w14:paraId="0001770F" w14:textId="77777777" w:rsidR="00B95434" w:rsidRPr="009B2046" w:rsidRDefault="00B95434" w:rsidP="005613AE">
      <w:pPr>
        <w:rPr>
          <w:rFonts w:ascii="Arial" w:hAnsi="Arial" w:cs="Arial"/>
        </w:rPr>
      </w:pPr>
    </w:p>
    <w:p w14:paraId="534121F0" w14:textId="77777777" w:rsidR="00B95434" w:rsidRDefault="00B95434" w:rsidP="005613AE">
      <w:pPr>
        <w:jc w:val="both"/>
        <w:rPr>
          <w:rFonts w:ascii="Arial" w:hAnsi="Arial" w:cs="Arial"/>
        </w:rPr>
      </w:pPr>
      <w:r>
        <w:rPr>
          <w:rFonts w:ascii="Arial" w:hAnsi="Arial" w:cs="Arial"/>
        </w:rPr>
        <w:t xml:space="preserve">A törvényi szabályozásnak megfelelően a Vállalkozás számviteli beszámolóját (a mérleget, az eredménykimutatást és a kiegészítő mellékletet) a Vállalkozás képviseletére jogosult </w:t>
      </w:r>
      <w:r>
        <w:rPr>
          <w:rFonts w:ascii="Arial" w:hAnsi="Arial" w:cs="Arial"/>
          <w:color w:val="0000FF"/>
        </w:rPr>
        <w:t>alábbi</w:t>
      </w:r>
      <w:r>
        <w:rPr>
          <w:rFonts w:ascii="Arial" w:hAnsi="Arial" w:cs="Arial"/>
        </w:rPr>
        <w:t xml:space="preserve"> személy köteles </w:t>
      </w:r>
      <w:r>
        <w:rPr>
          <w:rFonts w:ascii="Arial" w:hAnsi="Arial" w:cs="Arial"/>
          <w:b/>
          <w:bCs/>
        </w:rPr>
        <w:t>aláírni</w:t>
      </w:r>
      <w:r>
        <w:rPr>
          <w:rFonts w:ascii="Arial" w:hAnsi="Arial" w:cs="Arial"/>
        </w:rPr>
        <w:t>:</w:t>
      </w:r>
    </w:p>
    <w:p w14:paraId="04BFC378" w14:textId="77777777" w:rsidR="00B95434" w:rsidRDefault="00B95434" w:rsidP="005613AE">
      <w:pPr>
        <w:rPr>
          <w:rFonts w:ascii="Arial" w:hAnsi="Arial" w:cs="Arial"/>
        </w:rPr>
      </w:pPr>
      <w:r>
        <w:rPr>
          <w:rFonts w:ascii="Arial" w:hAnsi="Arial" w:cs="Arial"/>
        </w:rPr>
      </w:r>
      <w:r>
        <w:rPr>
          <w:rFonts w:ascii="Arial" w:hAnsi="Arial" w:cs="Arial"/>
          <w:b/>
          <w:strike/>
          <w:color w:val="C00000"/>
          <w:highlight w:val="yellow"/>
        </w:rPr>
        <w:t>……………</w:t>
      </w:r>
      <w:r>
        <w:rPr>
          <w:rFonts w:ascii="Arial" w:hAnsi="Arial" w:cs="Arial"/>
        </w:rPr>
      </w:r>
      <w:r>
        <w:rPr>
          <w:b/>
          <w:strike w:val="0"/>
          <w:color w:val="C00000"/>
          <w:highlight w:val="yellow"/>
        </w:rPr>
        <w:t xml:space="preserve"> [Szv 21. kérdés] </w:t>
      </w:r>
    </w:p>
    <w:p w14:paraId="4BBA7450" w14:textId="77777777" w:rsidR="00B95434" w:rsidRDefault="00B95434" w:rsidP="005613AE">
      <w:pPr>
        <w:rPr>
          <w:rFonts w:ascii="Arial" w:hAnsi="Arial" w:cs="Arial"/>
          <w:b/>
          <w:bCs/>
        </w:rPr>
      </w:pPr>
    </w:p>
    <w:p w14:paraId="4B0CF0DC" w14:textId="77777777" w:rsidR="00B95434" w:rsidRPr="009B2046" w:rsidRDefault="00B95434" w:rsidP="005613AE">
      <w:pPr>
        <w:rPr>
          <w:rFonts w:ascii="Arial" w:hAnsi="Arial" w:cs="Arial"/>
          <w:b/>
          <w:bCs/>
        </w:rPr>
      </w:pPr>
      <w:r>
        <w:rPr>
          <w:rFonts w:ascii="Arial" w:hAnsi="Arial" w:cs="Arial"/>
          <w:b/>
          <w:bCs/>
        </w:rPr>
        <w:t>III.2. KÖNYVVIZSGÁLAT</w:t>
      </w:r>
    </w:p>
    <w:p w14:paraId="4A8112EB" w14:textId="77777777" w:rsidR="00B95434" w:rsidRDefault="00B95434" w:rsidP="005613AE">
      <w:pPr>
        <w:rPr>
          <w:rFonts w:ascii="Arial" w:hAnsi="Arial" w:cs="Arial"/>
        </w:rPr>
      </w:pPr>
    </w:p>
    <w:p w14:paraId="54BFA9E5" w14:textId="77777777" w:rsidR="00B95434" w:rsidRPr="00690F2A" w:rsidRDefault="00B95434" w:rsidP="005613AE">
      <w:pPr>
        <w:jc w:val="both"/>
        <w:rPr>
          <w:rFonts w:ascii="Arial" w:hAnsi="Arial" w:cs="Arial"/>
        </w:rPr>
      </w:pPr>
      <w:r>
        <w:rPr>
          <w:rFonts w:ascii="Arial" w:hAnsi="Arial" w:cs="Arial"/>
        </w:rPr>
        <w:t xml:space="preserve">A könyvvizsgálat célja annak megállapítása, hogy a vállalkozó által az üzleti évről készített számviteli beszámoló a számviteli törvény előírásai szerint készült, és ennek megfelelően megbízható és valós képet ad a vállalkozó (a konszolidálásba bevont vállalkozások együttes) vagyoni és pénzügyi helyzetéről, a működés eredményéről. A könyvvizsgálat során ellenőrizni kell az éves beszámoló, az összevont (konszolidált) éves beszámoló és a kapcsolódó üzleti jelentés adatainak összhangját, kapcsolatát is – amennyiben ezek készülnek.</w:t>
      </w:r>
    </w:p>
    <w:p w14:paraId="57E59EF1" w14:textId="77777777" w:rsidR="00B95434" w:rsidRPr="003F60E3" w:rsidRDefault="00B95434" w:rsidP="005613AE">
      <w:pPr>
        <w:rPr>
          <w:rFonts w:ascii="Arial" w:hAnsi="Arial" w:cs="Arial"/>
        </w:rPr>
      </w:pPr>
    </w:p>
    <w:p w14:paraId="1F0F5AD8" w14:textId="4C6C1D65" w:rsidR="00B95434" w:rsidRPr="003F60E3" w:rsidRDefault="00B95434" w:rsidP="005613AE">
      <w:pPr>
        <w:jc w:val="both"/>
        <w:rPr>
          <w:rFonts w:ascii="Arial" w:hAnsi="Arial" w:cs="Arial"/>
        </w:rPr>
      </w:pPr>
      <w:r>
        <w:rPr>
          <w:rFonts w:ascii="Arial" w:hAnsi="Arial" w:cs="Arial"/>
        </w:rPr>
        <w:t xml:space="preserve">Kötelező a könyvvizsgálat – az alábbi kivételektől eltekintve - minden kettős könyvvitelt vezető vállalkozónál. Minden olyan esetben, amikor a könyvvizsgálat a Számviteli törvény vagy más jogszabály előírásai szerint nem kötelező, a vállalkozó dönthet arról, hogy a beszámoló felülvizsgálatával könyvvizsgálót bíz meg.</w:t>
      </w:r>
    </w:p>
    <w:p w14:paraId="2B1CDB66" w14:textId="77777777" w:rsidR="00B95434" w:rsidRDefault="00B95434" w:rsidP="005613AE">
      <w:pPr>
        <w:rPr>
          <w:rFonts w:ascii="Arial" w:hAnsi="Arial" w:cs="Arial"/>
        </w:rPr>
      </w:pPr>
    </w:p>
    <w:p w14:paraId="0D19A41C" w14:textId="12DA5C54" w:rsidR="00B95434" w:rsidRDefault="00B95434" w:rsidP="005613AE">
      <w:pPr>
        <w:rPr>
          <w:rFonts w:ascii="Arial" w:hAnsi="Arial" w:cs="Arial"/>
        </w:rPr>
      </w:pPr>
      <w:r>
        <w:rPr>
          <w:rFonts w:ascii="Arial" w:hAnsi="Arial" w:cs="Arial"/>
        </w:rPr>
        <w:t xml:space="preserve">Nem kötelező a könyvvizsgálat, ha az alábbi két feltétel együttesen teljesül:</w:t>
      </w:r>
    </w:p>
    <w:p w14:paraId="07962ECC" w14:textId="4BE385BD" w:rsidR="00B95434" w:rsidRPr="00BC6922" w:rsidRDefault="00B95434" w:rsidP="005613AE">
      <w:pPr>
        <w:numPr>
          <w:ilvl w:val="0"/>
          <w:numId w:val="2"/>
        </w:numPr>
        <w:rPr>
          <w:rFonts w:ascii="Arial" w:hAnsi="Arial" w:cs="Arial"/>
        </w:rPr>
      </w:pPr>
      <w:r>
        <w:rPr>
          <w:rFonts w:ascii="Arial" w:hAnsi="Arial" w:cs="Arial"/>
        </w:rPr>
        <w:t xml:space="preserve">az üzleti évet megelőző két üzleti év átlagában a vállalkozó éves (éves szintre átszámított) nettó árbevétele nem haladta meg a 600 millió forintot, és</w:t>
      </w:r>
    </w:p>
    <w:p w14:paraId="73F85CB9" w14:textId="2E595E1B" w:rsidR="00F645D4" w:rsidRDefault="00B95434" w:rsidP="00F645D4">
      <w:pPr>
        <w:numPr>
          <w:ilvl w:val="0"/>
          <w:numId w:val="2"/>
        </w:numPr>
        <w:rPr>
          <w:rFonts w:ascii="Arial" w:hAnsi="Arial" w:cs="Arial"/>
        </w:rPr>
      </w:pPr>
      <w:r>
        <w:rPr>
          <w:rFonts w:ascii="Arial" w:hAnsi="Arial" w:cs="Arial"/>
        </w:rPr>
        <w:t>az üzleti évet megelőző két üzleti év átlagában a vállalkozó által átlagosan foglalkoztatottak száma nem haladta meg az 50 főt.</w:t>
      </w:r>
    </w:p>
    <w:p w14:paraId="357C07AD" w14:textId="77777777" w:rsidR="00F645D4" w:rsidRPr="00F645D4" w:rsidRDefault="00F645D4" w:rsidP="00F645D4">
      <w:pPr>
        <w:rPr>
          <w:rFonts w:ascii="Arial" w:hAnsi="Arial" w:cs="Arial"/>
        </w:rPr>
      </w:pPr>
    </w:p>
    <w:p w14:paraId="2D894022" w14:textId="4F2CFDF6" w:rsidR="000A5017" w:rsidRDefault="00CE3A07" w:rsidP="00CE3A07">
      <w:pPr>
        <w:spacing w:after="160" w:line="259" w:lineRule="auto"/>
        <w:rPr>
          <w:ins w:id="9" w:author="Judit Biróné Zeller" w:date="2026-01-22T18:52:00Z" w16du:dateUtc="2026-01-22T17:52:00Z"/>
          <w:rFonts w:ascii="Arial" w:hAnsi="Arial" w:cs="Arial"/>
        </w:rPr>
      </w:pPr>
      <w:ins w:id="10" w:author="Judit Biróné Zeller" w:date="2026-01-22T18:54:00Z" w16du:dateUtc="2026-01-22T17:54:00Z">
        <w:r>
          <w:rPr>
            <w:rFonts w:ascii="Arial" w:hAnsi="Arial" w:cs="Arial"/>
          </w:rPr>
          <w:t>N</w:t>
        </w:r>
      </w:ins>
      <w:ins w:id="11" w:author="Judit Biróné Zeller" w:date="2026-01-22T18:52:00Z" w16du:dateUtc="2026-01-22T17:52:00Z">
        <w:r>
          <w:rPr>
            <w:rFonts w:ascii="Arial" w:hAnsi="Arial" w:cs="Arial"/>
          </w:rPr>
          <w:t>em kötelező a könyvvizsgálat, akkor</w:t>
        </w:r>
      </w:ins>
      <w:ins w:id="12" w:author="Judit Biróné Zeller" w:date="2026-01-22T18:54:00Z" w16du:dateUtc="2026-01-22T17:54:00Z">
        <w:r>
          <w:rPr>
            <w:rFonts w:ascii="Arial" w:hAnsi="Arial" w:cs="Arial"/>
          </w:rPr>
          <w:t xml:space="preserve"> s</w:t>
        </w:r>
      </w:ins>
      <w:ins w:id="13" w:author="Judit Biróné Zeller" w:date="2026-01-22T18:55:00Z" w16du:dateUtc="2026-01-22T17:55:00Z">
        <w:r>
          <w:rPr>
            <w:rFonts w:ascii="Arial" w:hAnsi="Arial" w:cs="Arial"/>
          </w:rPr>
          <w:t>em</w:t>
        </w:r>
      </w:ins>
      <w:ins w:id="14" w:author="Judit Biróné Zeller" w:date="2026-01-22T18:52:00Z" w16du:dateUtc="2026-01-22T17:52:00Z">
        <w:r>
          <w:rPr>
            <w:rFonts w:ascii="Arial" w:hAnsi="Arial" w:cs="Arial"/>
          </w:rPr>
          <w:t>, ha a mentesíthető anyavállalat a fölérendelt anyavállalat miatt nem készít összevont (konszolidált) éves beszámolót</w:t>
        </w:r>
      </w:ins>
      <w:ins w:id="15" w:author="Judit Biróné Zeller" w:date="2026-01-22T18:53:00Z" w16du:dateUtc="2026-01-22T17:53:00Z">
        <w:r>
          <w:rPr>
            <w:rFonts w:ascii="Arial" w:hAnsi="Arial" w:cs="Arial"/>
          </w:rPr>
          <w:t xml:space="preserve">. </w:t>
        </w:r>
      </w:ins>
      <w:ins w:id="16" w:author="Judit Biróné Zeller" w:date="2026-01-22T18:54:00Z" w16du:dateUtc="2026-01-22T17:54:00Z">
        <w:r>
          <w:rPr>
            <w:rFonts w:ascii="Arial" w:hAnsi="Arial" w:cs="Arial"/>
          </w:rPr>
          <w:t xml:space="preserve">Tehát </w:t>
        </w:r>
      </w:ins>
      <w:ins w:id="17" w:author="Judit Biróné Zeller" w:date="2026-01-22T18:53:00Z" w16du:dateUtc="2026-01-22T17:53:00Z">
        <w:r>
          <w:rPr>
            <w:rFonts w:ascii="Arial" w:hAnsi="Arial" w:cs="Arial"/>
          </w:rPr>
          <w:t xml:space="preserve">az összevont (konszolidált) éves beszámoló készítése alól mentesülő anyavállalat – a többi vállalkozással azonos módon – a kötelező könyvvizsgálat alól is mentesülhet. </w:t>
        </w:r>
      </w:ins>
    </w:p>
    <w:p w14:paraId="405C7A95" w14:textId="0ACB18F3" w:rsidR="00F645D4" w:rsidRDefault="00F645D4" w:rsidP="00F645D4">
      <w:pPr>
        <w:rPr>
          <w:rFonts w:ascii="Arial" w:hAnsi="Arial" w:cs="Arial"/>
        </w:rPr>
      </w:pPr>
      <w:r>
        <w:rPr>
          <w:rFonts w:ascii="Arial" w:hAnsi="Arial" w:cs="Arial"/>
        </w:rPr>
        <w:t xml:space="preserve">Jogelőd nélkül alapított vállalkozónál a tárgyévi várható adatokat és - ha van - a megelőző (első) üzleti évi (éves szintre átszámított) adatait kell figyelembe venni. Ugyanígy kell eljárni kiválás esetén a kiválással létrejövő társaságnál is.</w:t>
      </w:r>
    </w:p>
    <w:p w14:paraId="019A7603" w14:textId="77777777" w:rsidR="00F645D4" w:rsidRDefault="00F645D4" w:rsidP="00F645D4">
      <w:pPr>
        <w:rPr>
          <w:rFonts w:ascii="Arial" w:hAnsi="Arial" w:cs="Arial"/>
        </w:rPr>
      </w:pPr>
    </w:p>
    <w:p w14:paraId="61EFBB39" w14:textId="77777777" w:rsidR="00B95434" w:rsidRPr="001F1EA7" w:rsidRDefault="00B95434" w:rsidP="005613AE">
      <w:pPr>
        <w:rPr>
          <w:rFonts w:ascii="Arial" w:hAnsi="Arial" w:cs="Arial"/>
        </w:rPr>
      </w:pPr>
      <w:r>
        <w:rPr>
          <w:rFonts w:ascii="Arial" w:hAnsi="Arial" w:cs="Arial"/>
        </w:rPr>
        <w:t xml:space="preserve">A fentiekre tekintet nélkül köteles a könyvvizsgálatra:</w:t>
      </w:r>
    </w:p>
    <w:p w14:paraId="072D2658" w14:textId="5E14C713" w:rsidR="00B95434" w:rsidRPr="00BC6922" w:rsidRDefault="00B95434" w:rsidP="005613AE">
      <w:pPr>
        <w:numPr>
          <w:ilvl w:val="0"/>
          <w:numId w:val="2"/>
        </w:numPr>
        <w:rPr>
          <w:rFonts w:ascii="Arial" w:hAnsi="Arial" w:cs="Arial"/>
        </w:rPr>
      </w:pPr>
      <w:r>
        <w:rPr>
          <w:rFonts w:ascii="Arial" w:hAnsi="Arial" w:cs="Arial"/>
        </w:rPr>
        <w:t xml:space="preserve">az a kettős könyvvitelt vezető vállalkozó, amely esetében a könyvvizsgálatot jogszabály írja elő,</w:t>
      </w:r>
    </w:p>
    <w:p w14:paraId="1CE63205" w14:textId="77777777" w:rsidR="00B95434" w:rsidRPr="00BC6922" w:rsidRDefault="00B95434" w:rsidP="005613AE">
      <w:pPr>
        <w:numPr>
          <w:ilvl w:val="0"/>
          <w:numId w:val="2"/>
        </w:numPr>
        <w:rPr>
          <w:rFonts w:ascii="Arial" w:hAnsi="Arial" w:cs="Arial"/>
        </w:rPr>
      </w:pPr>
      <w:r>
        <w:rPr>
          <w:rFonts w:ascii="Arial" w:hAnsi="Arial" w:cs="Arial"/>
        </w:rPr>
        <w:t>a konszolidálásba bevont vállalkozás,</w:t>
      </w:r>
    </w:p>
    <w:p w14:paraId="4619A7A2" w14:textId="77777777" w:rsidR="00B95434" w:rsidRPr="00BC6922" w:rsidRDefault="00B95434" w:rsidP="005613AE">
      <w:pPr>
        <w:numPr>
          <w:ilvl w:val="0"/>
          <w:numId w:val="2"/>
        </w:numPr>
        <w:rPr>
          <w:rFonts w:ascii="Arial" w:hAnsi="Arial" w:cs="Arial"/>
        </w:rPr>
      </w:pPr>
      <w:r>
        <w:rPr>
          <w:rFonts w:ascii="Arial" w:hAnsi="Arial" w:cs="Arial"/>
        </w:rPr>
        <w:t>a külföldi székhelyű vállalkozás magyarországi fióktelepe,</w:t>
      </w:r>
    </w:p>
    <w:p w14:paraId="6140C612" w14:textId="790C12E8" w:rsidR="00B95434" w:rsidRPr="00BC6922" w:rsidRDefault="00B95434" w:rsidP="005613AE">
      <w:pPr>
        <w:numPr>
          <w:ilvl w:val="0"/>
          <w:numId w:val="2"/>
        </w:numPr>
        <w:rPr>
          <w:rFonts w:ascii="Arial" w:hAnsi="Arial" w:cs="Arial"/>
        </w:rPr>
      </w:pPr>
      <w:r>
        <w:rPr>
          <w:rFonts w:ascii="Arial" w:hAnsi="Arial" w:cs="Arial"/>
        </w:rPr>
        <w:lastRenderedPageBreak/>
        <w:t xml:space="preserve">az a vállalkozó, amelyik a Számviteli törvény 4. § (4) bekezdésében meghatározott lehetőség alapján – a megbízható és valós kép érdekében kivételes esetben eltér a törvény előírásaitól,</w:t>
      </w:r>
    </w:p>
    <w:p w14:paraId="0CFB80AD" w14:textId="7D5F1C79" w:rsidR="00B95434" w:rsidRPr="00BB2286" w:rsidRDefault="00B95434" w:rsidP="00BB2286">
      <w:pPr>
        <w:numPr>
          <w:ilvl w:val="0"/>
          <w:numId w:val="2"/>
        </w:numPr>
        <w:rPr>
          <w:rFonts w:ascii="Arial" w:hAnsi="Arial" w:cs="Arial"/>
        </w:rPr>
      </w:pPr>
      <w:r>
        <w:rPr>
          <w:rFonts w:ascii="Arial" w:hAnsi="Arial" w:cs="Arial"/>
        </w:rPr>
        <w:t xml:space="preserve">a közérdeklődésre számot tartó gazdálkodó, (a Számviteli törvény alkalmazásában közérdeklődésre számot tartó gazdálkodó fogalmát a Magyar Könyvvizsgálói Kamaráról, a könyvvizsgálói tevékenységről, valamint a könyvvizsgálói közfelügyeletről szóló 2007. évi LXXV. törvény 2. § 19. pontja alapján kell meghatározni)</w:t>
      </w:r>
    </w:p>
    <w:p w14:paraId="2784220C" w14:textId="77777777" w:rsidR="00B95434" w:rsidRDefault="00B95434" w:rsidP="005613AE">
      <w:pPr>
        <w:numPr>
          <w:ilvl w:val="0"/>
          <w:numId w:val="2"/>
        </w:numPr>
        <w:rPr>
          <w:rFonts w:ascii="Arial" w:hAnsi="Arial" w:cs="Arial"/>
        </w:rPr>
      </w:pPr>
      <w:r>
        <w:rPr>
          <w:rFonts w:ascii="Arial" w:hAnsi="Arial" w:cs="Arial"/>
        </w:rPr>
        <w:t xml:space="preserve">a tárgyévi üzleti évet követő üzleti évben az a vállalkozó, amelynek a tárgyévi üzleti év mérlegfordulónapján 10 millió forintot meghaladó, 60 napnál régebben lejárt – az adózás rendjéről szóló törvény szerinti – köztartozása van.</w:t>
      </w:r>
    </w:p>
    <w:p w14:paraId="131AFEDA" w14:textId="5F3E46EA" w:rsidR="00B95434" w:rsidRDefault="00F80258" w:rsidP="005613AE">
      <w:pPr>
        <w:rPr>
          <w:rFonts w:ascii="Arial" w:hAnsi="Arial" w:cs="Arial"/>
        </w:rPr>
      </w:pPr>
      <w:r>
        <w:rPr>
          <w:rFonts w:ascii="Arial" w:hAnsi="Arial" w:cs="Arial"/>
        </w:rPr>
        <w:t xml:space="preserve">értékhelyesbítés és valós értékelés alkalmazása esetén az értékelés és az azzal kapcsolatos elszámolások felülvizsgálatára.</w:t>
      </w:r>
    </w:p>
    <w:p w14:paraId="35AAE4A0" w14:textId="77777777" w:rsidR="000A5017" w:rsidRDefault="000A5017" w:rsidP="005613AE">
      <w:pPr>
        <w:jc w:val="both"/>
        <w:rPr>
          <w:ins w:id="18" w:author="Judit Biróné Zeller" w:date="2026-01-22T18:51:00Z" w16du:dateUtc="2026-01-22T17:51:00Z"/>
          <w:rFonts w:ascii="Arial" w:hAnsi="Arial" w:cs="Arial"/>
        </w:rPr>
      </w:pPr>
    </w:p>
    <w:p w14:paraId="0DAFB888" w14:textId="589DB80E" w:rsidR="00B95434" w:rsidRDefault="00B95434" w:rsidP="005613AE">
      <w:pPr>
        <w:jc w:val="both"/>
        <w:rPr>
          <w:rFonts w:ascii="Arial" w:hAnsi="Arial" w:cs="Arial"/>
        </w:rPr>
      </w:pPr>
      <w:r>
        <w:rPr>
          <w:rFonts w:ascii="Arial" w:hAnsi="Arial" w:cs="Arial"/>
        </w:rPr>
        <w:t xml:space="preserve">Ha kötelező a könyvvizsgálat, akkor a vállalkozó legfőbb szerve az üzleti évről készített számviteli beszámoló felülvizsgálatára, az abban foglaltak valódiságának és jogszabályszerűségének ellenőrzésére köteles a Magyar Könyvvizsgálói Kamara nyilvántartásába bejegyzett könyvvizsgáló céget, illetve olyan természetes személy könyvvizsgálót választani, aki a Magyar Könyvvizsgálói Kamara tagja. A könyvvizsgáló cég, illetve könyvvizsgáló választásának az előző üzleti év számviteli beszámolójának elfogadásakor, jogelőd nélkül alapított vállalkozónál az üzleti év mérlegfordulónapja előtt kell megtörténnie. Amennyiben könyvvizsgáló cég kerül kijelölésre, akkor a könyvvizsgálat végrehajtásért személyében felelős könyvvizsgálót is ki kell jelölni.</w:t>
      </w:r>
    </w:p>
    <w:p w14:paraId="3A7B2104" w14:textId="77777777" w:rsidR="00F80258" w:rsidRDefault="00F80258" w:rsidP="005613AE">
      <w:pPr>
        <w:jc w:val="both"/>
        <w:rPr>
          <w:rFonts w:ascii="Arial" w:hAnsi="Arial" w:cs="Arial"/>
        </w:rPr>
      </w:pPr>
    </w:p>
    <w:p w14:paraId="5738398A" w14:textId="2C0C5058" w:rsidR="00F80258" w:rsidRPr="00F80258" w:rsidRDefault="00F80258" w:rsidP="00F80258">
      <w:pPr>
        <w:jc w:val="both"/>
        <w:rPr>
          <w:rFonts w:ascii="Arial" w:hAnsi="Arial" w:cs="Arial"/>
        </w:rPr>
      </w:pPr>
      <w:r>
        <w:rPr>
          <w:rFonts w:ascii="Arial" w:hAnsi="Arial" w:cs="Arial"/>
        </w:rPr>
        <w:t xml:space="preserve">Semmis az olyan szerződéses rendelkezés vagy egyéb jognyilatkozat, amely a jogszabályi kötelezettségen alapuló könyvvizsgálói tevékenységre, a vállalkozó legfőbb szervét meghatározott könyvvizsgáló, könyvvizsgáló cég vagy könyvvizsgáló cégcsoport választására kötelezi, illetve meghatározott könyvvizsgálók, könyvvizsgáló cégek vagy könyvvizsgáló cégcsoportok bizonyos típusaira vagy csoportjaira korlátozza.</w:t>
      </w:r>
    </w:p>
    <w:p w14:paraId="2946E9E3" w14:textId="77777777" w:rsidR="00B95434" w:rsidRDefault="00B95434" w:rsidP="005613AE">
      <w:pPr>
        <w:rPr>
          <w:rFonts w:ascii="Arial" w:hAnsi="Arial" w:cs="Arial"/>
        </w:rPr>
      </w:pPr>
    </w:p>
    <w:p w14:paraId="208770F3" w14:textId="77777777" w:rsidR="00B95434" w:rsidRPr="0044746B" w:rsidRDefault="00B95434" w:rsidP="005613AE">
      <w:pPr>
        <w:rPr>
          <w:rFonts w:ascii="Arial" w:hAnsi="Arial" w:cs="Arial"/>
        </w:rPr>
      </w:pPr>
      <w:r>
        <w:rPr>
          <w:rFonts w:ascii="Arial" w:hAnsi="Arial" w:cs="Arial"/>
        </w:rPr>
        <w:t>Ha e törvény, illetve más jogszabály előírása szerint a vállalkozónál a könyvvizsgálat kötelező, akkor</w:t>
      </w:r>
    </w:p>
    <w:p w14:paraId="0704D8B2" w14:textId="77777777" w:rsidR="00B95434" w:rsidRPr="0044746B" w:rsidRDefault="00B95434" w:rsidP="005613AE">
      <w:pPr>
        <w:numPr>
          <w:ilvl w:val="0"/>
          <w:numId w:val="2"/>
        </w:numPr>
        <w:jc w:val="both"/>
        <w:rPr>
          <w:rFonts w:ascii="Arial" w:hAnsi="Arial" w:cs="Arial"/>
        </w:rPr>
      </w:pPr>
      <w:r>
        <w:rPr>
          <w:rFonts w:ascii="Arial" w:hAnsi="Arial" w:cs="Arial"/>
        </w:rPr>
        <w:t>erre a kötelezettségre a beszámoló kiegészítő mellékletében kiemelten és egyértelműen utalni kell, továbbá</w:t>
      </w:r>
    </w:p>
    <w:p w14:paraId="5FF9E3E7" w14:textId="77777777" w:rsidR="00B95434" w:rsidRPr="0044746B" w:rsidRDefault="00B95434" w:rsidP="005613AE">
      <w:pPr>
        <w:numPr>
          <w:ilvl w:val="0"/>
          <w:numId w:val="2"/>
        </w:numPr>
        <w:jc w:val="both"/>
        <w:rPr>
          <w:rFonts w:ascii="Arial" w:hAnsi="Arial" w:cs="Arial"/>
        </w:rPr>
      </w:pPr>
      <w:r>
        <w:rPr>
          <w:rFonts w:ascii="Arial" w:hAnsi="Arial" w:cs="Arial"/>
        </w:rPr>
        <w:t>a kiegészítő mellékletben be kell mutatni a tárgyévi üzleti évre vonatkozó beszámoló könyvvizsgálatáért a könyvvizsgáló által felszámított díjat, valamint a könyvvizsgáló által a tárgyévi üzleti évben az egyéb bizonyosságot nyújtó szolgáltatásokért, az adótanácsadói szolgáltatásokért és az egyéb, nem könyvvizsgálói szolgáltatásokért felszámított díjakat külön-külön összesítve.</w:t>
      </w:r>
    </w:p>
    <w:p w14:paraId="10A8FA73" w14:textId="77777777" w:rsidR="00B95434" w:rsidRDefault="00B95434" w:rsidP="005613AE">
      <w:pPr>
        <w:rPr>
          <w:rFonts w:ascii="Arial" w:hAnsi="Arial" w:cs="Arial"/>
        </w:rPr>
      </w:pPr>
    </w:p>
    <w:p w14:paraId="3D9CC5F9" w14:textId="4CAA3312" w:rsidR="00B95434" w:rsidRPr="007A45DD" w:rsidRDefault="00B95434" w:rsidP="005613AE">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a Vállalkozásnak jogszabályi </w:t>
      </w:r>
      <w:r>
        <w:rPr>
          <w:rFonts w:ascii="Arial" w:hAnsi="Arial" w:cs="Arial"/>
          <w:b/>
          <w:bCs/>
          <w:color w:val="0000FF"/>
        </w:rPr>
        <w:t xml:space="preserve">kötelezettsége nem áll fenn</w:t>
      </w:r>
      <w:r>
        <w:rPr>
          <w:rFonts w:ascii="Arial" w:hAnsi="Arial" w:cs="Arial"/>
          <w:color w:val="0000FF"/>
        </w:rPr>
        <w:t xml:space="preserve">, ezért a legfőbb szerv könyvvizsgálót nem választott.</w:t>
      </w:r>
    </w:p>
    <w:p w14:paraId="4263C423" w14:textId="77777777" w:rsidR="00B95434" w:rsidRPr="007A45DD" w:rsidRDefault="00B95434" w:rsidP="005613AE">
      <w:pPr>
        <w:rPr>
          <w:rFonts w:ascii="Arial" w:hAnsi="Arial" w:cs="Arial"/>
          <w:color w:val="0000FF"/>
        </w:rPr>
      </w:pPr>
    </w:p>
    <w:p w14:paraId="08685506" w14:textId="77777777" w:rsidR="00B95434" w:rsidRPr="000C191C" w:rsidRDefault="00B95434" w:rsidP="005613AE">
      <w:pPr>
        <w:rPr>
          <w:rFonts w:ascii="Arial" w:hAnsi="Arial" w:cs="Arial"/>
          <w:color w:val="FF0000"/>
        </w:rPr>
      </w:pPr>
      <w:r>
        <w:rPr>
          <w:rFonts w:ascii="Arial" w:hAnsi="Arial" w:cs="Arial"/>
          <w:color w:val="FF0000"/>
        </w:rPr>
        <w:t>VAGY</w:t>
      </w:r>
    </w:p>
    <w:p w14:paraId="259286A5" w14:textId="77777777" w:rsidR="00B95434" w:rsidRPr="007A45DD" w:rsidRDefault="00B95434" w:rsidP="005613AE">
      <w:pPr>
        <w:rPr>
          <w:rFonts w:ascii="Arial" w:hAnsi="Arial" w:cs="Arial"/>
          <w:color w:val="0000FF"/>
        </w:rPr>
      </w:pPr>
    </w:p>
    <w:p w14:paraId="31BF114A" w14:textId="5DEBF84A" w:rsidR="00B95434" w:rsidRDefault="00B95434" w:rsidP="005613AE">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w:t>
      </w:r>
      <w:r>
        <w:rPr>
          <w:rFonts w:ascii="Arial" w:hAnsi="Arial" w:cs="Arial"/>
          <w:i/>
          <w:iCs/>
          <w:color w:val="0000FF"/>
        </w:rPr>
        <w:t xml:space="preserve">- </w:t>
      </w:r>
      <w:r>
        <w:rPr>
          <w:rFonts w:ascii="Arial" w:hAnsi="Arial" w:cs="Arial"/>
          <w:b/>
          <w:bCs/>
          <w:color w:val="0000FF"/>
        </w:rPr>
        <w:t xml:space="preserve">a gazdálkodás volumenére és a kapcsolódó </w:t>
        <w:lastRenderedPageBreak/>
        <w:t>előírásokra tekintettel / a gazdálkodási formára kötelező jogszabályi előírásoknak megfelelően</w:t>
      </w:r>
      <w:r>
        <w:rPr>
          <w:rFonts w:ascii="Arial" w:hAnsi="Arial" w:cs="Arial"/>
          <w:i/>
          <w:iCs/>
          <w:color w:val="0000FF"/>
        </w:rPr>
        <w:t xml:space="preserve"> -</w:t>
      </w:r>
      <w:r>
        <w:rPr>
          <w:rFonts w:ascii="Arial" w:hAnsi="Arial" w:cs="Arial"/>
          <w:color w:val="0000FF"/>
        </w:rPr>
        <w:t xml:space="preserve"> a legfőbb szerv könyvvizsgálót választott.  A választott könyvvizsgáló és megbízásának főbb adatai: </w:t>
      </w:r>
      <w:bookmarkStart w:id="19" w:name="_Hlk120545822"/>
      <w:r>
        <w:rPr>
          <w:rFonts w:ascii="Arial" w:hAnsi="Arial" w:cs="Arial"/>
          <w:color w:val="0000FF"/>
        </w:rPr>
        <w:t xml:space="preserve">könyvvizsgáló társaság adatai, név, cím, kamarai bejegyzési (nyilvántartási) száma, a könyvvizsgálatért személyében felelős könyvvizsgáló neve, kamarai bejegyzési (nyilvántartási) száma, megbízásának időtartama)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25. kérdés] </w:t>
      </w:r>
    </w:p>
    <w:bookmarkEnd w:id="19"/>
    <w:p w14:paraId="0A070154" w14:textId="77777777" w:rsidR="00B95434" w:rsidRDefault="00B95434" w:rsidP="005613AE">
      <w:pPr>
        <w:rPr>
          <w:rFonts w:ascii="Arial" w:hAnsi="Arial" w:cs="Arial"/>
          <w:color w:val="0000FF"/>
        </w:rPr>
      </w:pPr>
    </w:p>
    <w:p w14:paraId="49CAB065" w14:textId="77777777" w:rsidR="00B95434" w:rsidRPr="000C191C" w:rsidRDefault="00B95434" w:rsidP="005613AE">
      <w:pPr>
        <w:rPr>
          <w:rFonts w:ascii="Arial" w:hAnsi="Arial" w:cs="Arial"/>
          <w:color w:val="FF0000"/>
        </w:rPr>
      </w:pPr>
      <w:r>
        <w:rPr>
          <w:rFonts w:ascii="Arial" w:hAnsi="Arial" w:cs="Arial"/>
          <w:color w:val="FF0000"/>
        </w:rPr>
        <w:t>VAGY</w:t>
      </w:r>
    </w:p>
    <w:p w14:paraId="7FDDEFB6" w14:textId="77777777" w:rsidR="00B95434" w:rsidRDefault="00B95434" w:rsidP="005613AE">
      <w:pPr>
        <w:rPr>
          <w:rFonts w:ascii="Arial" w:hAnsi="Arial" w:cs="Arial"/>
          <w:color w:val="0000FF"/>
        </w:rPr>
      </w:pPr>
    </w:p>
    <w:p w14:paraId="18479CF8" w14:textId="21E22155" w:rsidR="00B95434" w:rsidRDefault="00B95434" w:rsidP="002D37C0">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a legfőbb szerv könyvvizsgálót választott.  A választás oka az, hogy az árbevételhez és létszámhoz kapcsolódó nagyságrendi mentesítések nem alkalmazhatók, mert a Vállalkozásnak a fordulónapon - összegszerűségében és lejáratában jogszabályban megszabott mértéket meghaladó jelentős - </w:t>
      </w:r>
      <w:r>
        <w:rPr>
          <w:rFonts w:ascii="Arial" w:hAnsi="Arial" w:cs="Arial"/>
          <w:b/>
          <w:bCs/>
          <w:color w:val="0000FF"/>
        </w:rPr>
        <w:t>köztartozás</w:t>
      </w:r>
      <w:r>
        <w:rPr>
          <w:rFonts w:ascii="Arial" w:hAnsi="Arial" w:cs="Arial"/>
          <w:color w:val="0000FF"/>
        </w:rPr>
        <w:t xml:space="preserve">a  van. A választott könyvvizsgáló és megbízásának főbb adatai: könyvvizsgáló társaság adatai, név, cím, kamarai bejegyzési (nyilvántartási) száma, a könyvvizsgálatért személyében felelős könyvvizsgáló neve, kamarai bejegyzési (nyilvántartási) száma, megbízásának időtartama) </w:t>
      </w:r>
      <w:r>
        <w:rPr>
          <w:rFonts w:ascii="Arial" w:hAnsi="Arial" w:cs="Arial"/>
          <w:b/>
          <w:strike/>
          <w:color w:val="C00000"/>
          <w:highlight w:val="yellow"/>
        </w:rPr>
        <w:t>..........</w:t>
      </w:r>
      <w:r>
        <w:rPr>
          <w:rFonts w:ascii="Arial" w:hAnsi="Arial" w:cs="Arial"/>
          <w:color w:val="0000FF"/>
        </w:rPr>
        <w:t xml:space="preserve"> </w:t>
      </w:r>
      <w:r>
        <w:rPr>
          <w:b/>
          <w:strike w:val="0"/>
          <w:color w:val="C00000"/>
          <w:highlight w:val="yellow"/>
        </w:rPr>
        <w:t xml:space="preserve"> [Szv 28. kérdés] </w:t>
      </w:r>
    </w:p>
    <w:p w14:paraId="0B49E603" w14:textId="77777777" w:rsidR="00512C15" w:rsidRDefault="00512C15" w:rsidP="005613AE">
      <w:pPr>
        <w:rPr>
          <w:rFonts w:ascii="Arial" w:hAnsi="Arial" w:cs="Arial"/>
          <w:color w:val="FF0000"/>
        </w:rPr>
      </w:pPr>
    </w:p>
    <w:p w14:paraId="0E5D935A" w14:textId="7EA49736" w:rsidR="00B95434" w:rsidRPr="000C191C" w:rsidRDefault="00B95434" w:rsidP="005613AE">
      <w:pPr>
        <w:rPr>
          <w:rFonts w:ascii="Arial" w:hAnsi="Arial" w:cs="Arial"/>
          <w:color w:val="FF0000"/>
        </w:rPr>
      </w:pPr>
      <w:r>
        <w:rPr>
          <w:rFonts w:ascii="Arial" w:hAnsi="Arial" w:cs="Arial"/>
          <w:color w:val="FF0000"/>
        </w:rPr>
        <w:t>VAGY</w:t>
      </w:r>
    </w:p>
    <w:p w14:paraId="36EA96D6" w14:textId="77777777" w:rsidR="00B95434" w:rsidRDefault="00B95434" w:rsidP="005613AE">
      <w:pPr>
        <w:jc w:val="both"/>
        <w:rPr>
          <w:rFonts w:ascii="Arial" w:hAnsi="Arial" w:cs="Arial"/>
          <w:color w:val="0000FF"/>
        </w:rPr>
      </w:pPr>
    </w:p>
    <w:p w14:paraId="5E232B47" w14:textId="7B258FE5" w:rsidR="00512C15" w:rsidRDefault="00B95434" w:rsidP="00512C15">
      <w:pPr>
        <w:jc w:val="both"/>
        <w:rPr>
          <w:rFonts w:ascii="Arial" w:hAnsi="Arial" w:cs="Arial"/>
          <w:color w:val="0000FF"/>
        </w:rPr>
      </w:pPr>
      <w:r>
        <w:rPr>
          <w:rFonts w:ascii="Arial" w:hAnsi="Arial" w:cs="Arial"/>
          <w:color w:val="0000FF"/>
        </w:rPr>
        <w:t xml:space="preserve">A számviteli  beszámoló szabályszerűségének, megbízhatóságának és valódiságának felülvizsgálatára és tanúsítására a legfőbb szerv - </w:t>
      </w:r>
      <w:r>
        <w:rPr>
          <w:rFonts w:ascii="Arial" w:hAnsi="Arial" w:cs="Arial"/>
          <w:b/>
          <w:bCs/>
          <w:color w:val="0000FF"/>
        </w:rPr>
        <w:t>önkéntesen, függetlenül attól, hogy arra jogszabály nem ír elő kötelezettséget</w:t>
      </w:r>
      <w:r>
        <w:rPr>
          <w:rFonts w:ascii="Arial" w:hAnsi="Arial" w:cs="Arial"/>
          <w:color w:val="0000FF"/>
        </w:rPr>
        <w:t xml:space="preserve">- könyvvizsgálót választott. A választott könyvvizsgáló és megbízásának főbb adatai: könyvvizsgáló társaság adatai, név, cím, kamarai bejegyzési (nyilvántartási) száma, a könyvvizsgálatért személyében felelős könyvvizsgáló neve, kamarai bejegyzési (nyilvántartási) száma, megbízásának időtartama)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28. kérdés] </w:t>
      </w:r>
    </w:p>
    <w:p w14:paraId="60A9553D" w14:textId="6B0E321C" w:rsidR="00B95434" w:rsidRDefault="00B95434" w:rsidP="005613AE">
      <w:pPr>
        <w:jc w:val="both"/>
        <w:rPr>
          <w:rFonts w:ascii="Arial" w:hAnsi="Arial" w:cs="Arial"/>
          <w:color w:val="0000FF"/>
        </w:rPr>
      </w:pPr>
    </w:p>
    <w:p w14:paraId="6AFD32D8" w14:textId="77777777" w:rsidR="0071052F" w:rsidRPr="004B194B" w:rsidRDefault="0071052F" w:rsidP="004B194B">
      <w:pPr>
        <w:jc w:val="both"/>
        <w:rPr>
          <w:rFonts w:ascii="Arial" w:hAnsi="Arial" w:cs="Arial"/>
          <w:color w:val="FF0000"/>
        </w:rPr>
      </w:pPr>
      <w:r>
        <w:rPr>
          <w:rFonts w:ascii="Arial" w:hAnsi="Arial" w:cs="Arial"/>
          <w:color w:val="FF0000"/>
        </w:rPr>
        <w:t>AMENNYIBEN A VÁLLALKOZÁS FENNTARTHATÓSÁGI JELENTÉS KÉSZÍTÉSRE NEM KÖTELES, AKKOR AZ ALÁBBI SZÖVEG TÖRLENDŐ.</w:t>
      </w:r>
    </w:p>
    <w:p w14:paraId="050B1FA6" w14:textId="77777777" w:rsidR="0071052F" w:rsidRDefault="0071052F" w:rsidP="004B194B">
      <w:pPr>
        <w:jc w:val="both"/>
        <w:rPr>
          <w:rFonts w:ascii="Arial" w:hAnsi="Arial" w:cs="Arial"/>
        </w:rPr>
      </w:pPr>
    </w:p>
    <w:p w14:paraId="5B37DDE0" w14:textId="2FD39E9D" w:rsidR="00B95434" w:rsidRPr="004B194B" w:rsidRDefault="0071052F" w:rsidP="004B194B">
      <w:pPr>
        <w:jc w:val="both"/>
        <w:rPr>
          <w:rFonts w:ascii="Arial" w:hAnsi="Arial" w:cs="Arial"/>
          <w:color w:val="0070C0"/>
        </w:rPr>
      </w:pPr>
      <w:r>
        <w:rPr>
          <w:rFonts w:ascii="Arial" w:hAnsi="Arial" w:cs="Arial"/>
          <w:color w:val="0070C0"/>
        </w:rPr>
        <w:t>Vállalkozásunk fenntarthatósági jelentés készítésére kötelezett, amelynek vizsgálatával fenntarthatósági minősítéssel rendelkező olyan kamarai tag könyvvizsgálót, könyvvizsgáló céget bízunk meg, aki az éves beszámoló könyvvizsgálatát is végzi.</w:t>
      </w:r>
    </w:p>
    <w:p w14:paraId="476F5B18" w14:textId="77777777" w:rsidR="0071052F" w:rsidRPr="004B194B" w:rsidRDefault="0071052F" w:rsidP="004B194B">
      <w:pPr>
        <w:jc w:val="both"/>
        <w:rPr>
          <w:rFonts w:ascii="Arial" w:hAnsi="Arial" w:cs="Arial"/>
          <w:color w:val="FF0000"/>
        </w:rPr>
      </w:pPr>
    </w:p>
    <w:p w14:paraId="2429EBA4" w14:textId="3657A7FD" w:rsidR="0071052F" w:rsidRPr="004B194B" w:rsidRDefault="0071052F" w:rsidP="004B194B">
      <w:pPr>
        <w:jc w:val="both"/>
        <w:rPr>
          <w:rFonts w:ascii="Arial" w:hAnsi="Arial" w:cs="Arial"/>
          <w:color w:val="FF0000"/>
        </w:rPr>
      </w:pPr>
      <w:r>
        <w:rPr>
          <w:rFonts w:ascii="Arial" w:hAnsi="Arial" w:cs="Arial"/>
          <w:color w:val="FF0000"/>
        </w:rPr>
        <w:t>VAGY</w:t>
      </w:r>
    </w:p>
    <w:p w14:paraId="4E7DD9DD" w14:textId="77777777" w:rsidR="0071052F" w:rsidRDefault="0071052F" w:rsidP="004B194B">
      <w:pPr>
        <w:jc w:val="both"/>
        <w:rPr>
          <w:rFonts w:ascii="Arial" w:hAnsi="Arial" w:cs="Arial"/>
        </w:rPr>
      </w:pPr>
    </w:p>
    <w:p w14:paraId="07DF336F" w14:textId="6BE05EED" w:rsidR="00F74EA2" w:rsidRDefault="0071052F" w:rsidP="004B194B">
      <w:pPr>
        <w:jc w:val="both"/>
        <w:rPr>
          <w:rFonts w:ascii="Arial" w:hAnsi="Arial" w:cs="Arial"/>
          <w:color w:val="0070C0"/>
        </w:rPr>
      </w:pPr>
      <w:r>
        <w:rPr>
          <w:rFonts w:ascii="Arial" w:hAnsi="Arial" w:cs="Arial"/>
          <w:color w:val="0070C0"/>
        </w:rPr>
        <w:t>Vállalkozásunk fenntarthatósági jelentés készítésére kötelezett, amelynek vizsgálatával az éves beszámoló jogszabályi kötelezettségen alapuló könyvvizsgálatával megbízott kamarai tag könyvvizsgálótól, könyvvizsgáló cégtől eltérő kamarai tag könyvvizsgáló, könyvvizsgáló céget bízunk meg.</w:t>
      </w:r>
    </w:p>
    <w:p w14:paraId="105BDBBC" w14:textId="77777777" w:rsidR="00F74EA2" w:rsidRPr="00F74EA2" w:rsidRDefault="00F74EA2" w:rsidP="004B194B">
      <w:pPr>
        <w:jc w:val="both"/>
        <w:rPr>
          <w:rFonts w:ascii="Arial" w:hAnsi="Arial" w:cs="Arial"/>
          <w:color w:val="FF0000"/>
        </w:rPr>
      </w:pPr>
    </w:p>
    <w:p w14:paraId="2D3750F4" w14:textId="77777777" w:rsidR="0071052F" w:rsidRPr="002962B8" w:rsidRDefault="0071052F" w:rsidP="004B194B">
      <w:pPr>
        <w:jc w:val="both"/>
        <w:rPr>
          <w:rFonts w:ascii="Arial" w:hAnsi="Arial" w:cs="Arial"/>
        </w:rPr>
      </w:pPr>
    </w:p>
    <w:p w14:paraId="0947B69E" w14:textId="77777777" w:rsidR="00B95434" w:rsidRPr="002962B8" w:rsidRDefault="00B95434" w:rsidP="004B194B">
      <w:pPr>
        <w:jc w:val="both"/>
        <w:rPr>
          <w:rFonts w:ascii="Arial" w:hAnsi="Arial" w:cs="Arial"/>
        </w:rPr>
      </w:pPr>
    </w:p>
    <w:p w14:paraId="1F356F84" w14:textId="77777777" w:rsidR="00B95434" w:rsidRPr="002962B8" w:rsidRDefault="00B95434" w:rsidP="005613AE">
      <w:pPr>
        <w:rPr>
          <w:rFonts w:ascii="Arial" w:hAnsi="Arial" w:cs="Arial"/>
          <w:b/>
          <w:bCs/>
        </w:rPr>
      </w:pPr>
      <w:r>
        <w:rPr>
          <w:rFonts w:ascii="Arial" w:hAnsi="Arial" w:cs="Arial"/>
          <w:b/>
          <w:bCs/>
        </w:rPr>
        <w:t>III.3. NYILVÁNOSSÁGRA HOZATAL ÉS KÖZZÉTÉTEL</w:t>
      </w:r>
    </w:p>
    <w:p w14:paraId="6003E38F" w14:textId="77777777" w:rsidR="00B95434" w:rsidRDefault="00B95434" w:rsidP="005613AE">
      <w:pPr>
        <w:rPr>
          <w:rFonts w:ascii="Arial" w:hAnsi="Arial" w:cs="Arial"/>
        </w:rPr>
      </w:pPr>
    </w:p>
    <w:p w14:paraId="50EF1D15" w14:textId="1AA547FF" w:rsidR="00582BED" w:rsidRDefault="00677CAD" w:rsidP="005613AE">
      <w:pPr>
        <w:jc w:val="both"/>
        <w:rPr>
          <w:rFonts w:ascii="Arial" w:hAnsi="Arial" w:cs="Arial"/>
          <w:b/>
          <w:bCs/>
        </w:rPr>
      </w:pPr>
      <w:r>
        <w:rPr>
          <w:rFonts w:ascii="Arial" w:hAnsi="Arial" w:cs="Arial"/>
        </w:rPr>
        <w:t xml:space="preserve">Minden kettős könyvvitelt vezető, cégjegyzékbe bejegyzett vállalkozó köteles a jóváhagyásra jogosult testület által elfogadott éves beszámolót, egyszerűsített éves </w:t>
        <w:lastRenderedPageBreak/>
        <w:t xml:space="preserve">beszámolót, kötelező könyvvizsgálat esetén a könyvvizsgálói záradékot vagy a záradék megadásának elutasítását is tartalmazó független könyvvizsgálói jelentéssel együtt, valamint az adózott eredmény felhasználására vonatkozó határozatot legkésőbb az adott üzleti év mérlegfordulónapját követő ötödik hónap utolsó napjáig</w:t>
      </w:r>
      <w:r>
        <w:rPr>
          <w:rFonts w:ascii="Arial" w:hAnsi="Arial" w:cs="Arial"/>
          <w:b/>
          <w:bCs/>
        </w:rPr>
        <w:t xml:space="preserve"> </w:t>
      </w:r>
    </w:p>
    <w:p w14:paraId="7C0C6A60" w14:textId="77777777" w:rsidR="00582BED" w:rsidRDefault="00582BED" w:rsidP="005613AE">
      <w:pPr>
        <w:jc w:val="both"/>
        <w:rPr>
          <w:rFonts w:ascii="Arial" w:hAnsi="Arial" w:cs="Arial"/>
          <w:b/>
          <w:bCs/>
        </w:rPr>
      </w:pPr>
    </w:p>
    <w:p w14:paraId="5B7ABA89" w14:textId="77777777" w:rsidR="00677CAD" w:rsidRDefault="00582BED" w:rsidP="005613AE">
      <w:pPr>
        <w:jc w:val="both"/>
        <w:rPr>
          <w:rFonts w:ascii="Arial" w:hAnsi="Arial" w:cs="Arial"/>
          <w:b/>
          <w:bCs/>
        </w:rPr>
      </w:pPr>
      <w:r>
        <w:rPr>
          <w:rFonts w:ascii="Arial" w:hAnsi="Arial" w:cs="Arial"/>
          <w:b/>
          <w:bCs/>
        </w:rPr>
        <w:t>VAGY</w:t>
      </w:r>
    </w:p>
    <w:p w14:paraId="4665B5BC" w14:textId="77777777" w:rsidR="00677CAD" w:rsidRDefault="00677CAD" w:rsidP="005613AE">
      <w:pPr>
        <w:jc w:val="both"/>
        <w:rPr>
          <w:rFonts w:ascii="Arial" w:hAnsi="Arial" w:cs="Arial"/>
          <w:b/>
          <w:bCs/>
        </w:rPr>
      </w:pPr>
    </w:p>
    <w:p w14:paraId="351A9E7C" w14:textId="65FA6058" w:rsidR="00582BED" w:rsidRPr="00BB2286" w:rsidRDefault="00582BED" w:rsidP="005613AE">
      <w:pPr>
        <w:jc w:val="both"/>
        <w:rPr>
          <w:rFonts w:ascii="Arial" w:hAnsi="Arial" w:cs="Arial"/>
          <w:color w:val="0070C0"/>
        </w:rPr>
      </w:pPr>
      <w:r>
        <w:rPr>
          <w:rFonts w:ascii="Arial" w:hAnsi="Arial" w:cs="Arial"/>
          <w:color w:val="0070C0"/>
        </w:rPr>
        <w:t>amennyiben a vállalkozás által kibocsátott értékpapírokat valamely EGT állam szabályozott piacán forgalmazzák, akkor legkésőbb, a mérlegfordulónapot követő negyedik hónap utolsó napjáig</w:t>
      </w:r>
    </w:p>
    <w:p w14:paraId="5B7B29D0" w14:textId="77777777" w:rsidR="00582BED" w:rsidRPr="00582BED" w:rsidRDefault="00582BED" w:rsidP="005613AE">
      <w:pPr>
        <w:jc w:val="both"/>
        <w:rPr>
          <w:rFonts w:ascii="Arial" w:hAnsi="Arial" w:cs="Arial"/>
        </w:rPr>
      </w:pPr>
    </w:p>
    <w:p w14:paraId="103DBF2B" w14:textId="218637E2" w:rsidR="00B95434" w:rsidRDefault="00B95434" w:rsidP="005613AE">
      <w:pPr>
        <w:jc w:val="both"/>
        <w:rPr>
          <w:rFonts w:ascii="Arial" w:hAnsi="Arial" w:cs="Arial"/>
        </w:rPr>
      </w:pPr>
      <w:r>
        <w:rPr>
          <w:rFonts w:ascii="Arial" w:hAnsi="Arial" w:cs="Arial"/>
          <w:b/>
          <w:bCs/>
        </w:rPr>
        <w:t>letétbe helyezni</w:t>
      </w:r>
      <w:r>
        <w:rPr>
          <w:rFonts w:ascii="Arial" w:hAnsi="Arial" w:cs="Arial"/>
        </w:rPr>
        <w:t xml:space="preserve"> ugyanolyan formában és tartalommal (szövegezésben), mint amelynek alapján a könyvvizsgáló az éves beszámolót vagy az egyszerűsített éves beszámolót felülvizsgálta.</w:t>
      </w:r>
    </w:p>
    <w:p w14:paraId="2BDB7C69" w14:textId="77777777" w:rsidR="00B95434" w:rsidRDefault="00B95434" w:rsidP="005613AE">
      <w:pPr>
        <w:rPr>
          <w:rFonts w:ascii="Arial" w:hAnsi="Arial" w:cs="Arial"/>
        </w:rPr>
      </w:pPr>
    </w:p>
    <w:p w14:paraId="01E4AE88" w14:textId="5EBBB68D" w:rsidR="00B95434" w:rsidRDefault="00B95434" w:rsidP="005613AE">
      <w:pPr>
        <w:rPr>
          <w:rFonts w:ascii="Arial" w:hAnsi="Arial" w:cs="Arial"/>
        </w:rPr>
      </w:pPr>
      <w:r>
        <w:rPr>
          <w:rFonts w:ascii="Arial" w:hAnsi="Arial" w:cs="Arial"/>
        </w:rPr>
        <w:t xml:space="preserve">Minden kettős könyvvitelt vezető vállalkozó (ideértve a külföldi székhelyű vállalkozás magyarországi fióktelepét is) köteles az éves beszámolót, illetve az egyszerűsített éves beszámolót, kötelező könyvvizsgálat esetén a könyvvizsgálói záradékot vagy a záradék megadásának elutasítását is tartalmazó független könyvvizsgálói jelentéssel együtt </w:t>
      </w:r>
      <w:r>
        <w:rPr>
          <w:rFonts w:ascii="Arial" w:hAnsi="Arial" w:cs="Arial"/>
          <w:b/>
          <w:bCs/>
        </w:rPr>
        <w:t>közzétenni</w:t>
      </w:r>
      <w:r>
        <w:rPr>
          <w:rFonts w:ascii="Arial" w:hAnsi="Arial" w:cs="Arial"/>
        </w:rPr>
        <w:t>.</w:t>
      </w:r>
    </w:p>
    <w:p w14:paraId="49EDE060" w14:textId="77777777" w:rsidR="00B274D6" w:rsidRDefault="00B274D6" w:rsidP="005613AE">
      <w:pPr>
        <w:rPr>
          <w:rFonts w:ascii="Arial" w:hAnsi="Arial" w:cs="Arial"/>
        </w:rPr>
      </w:pPr>
    </w:p>
    <w:p w14:paraId="47C95876" w14:textId="71BC0BFC" w:rsidR="00B274D6" w:rsidRPr="00B274D6" w:rsidRDefault="00B274D6" w:rsidP="00DB5AF1">
      <w:pPr>
        <w:jc w:val="both"/>
        <w:rPr>
          <w:rFonts w:ascii="Arial" w:hAnsi="Arial" w:cs="Arial"/>
        </w:rPr>
      </w:pPr>
      <w:r>
        <w:rPr>
          <w:rFonts w:ascii="Arial" w:hAnsi="Arial" w:cs="Arial"/>
        </w:rPr>
        <w:t>Ha a vállalkozó nem tett eleget e törvény szerinti bármely letétbehelyezési, valamint közzétételi kötelezettségének (ideértve a könyvvizsgálati kötelezettséget is), harmadik fél kezdeményezheti a cégbíróság törvényességi felügyeleti eljárását.</w:t>
      </w:r>
    </w:p>
    <w:p w14:paraId="4D217002" w14:textId="77777777" w:rsidR="0071052F" w:rsidRDefault="0071052F" w:rsidP="005613AE">
      <w:pPr>
        <w:rPr>
          <w:rFonts w:ascii="Arial" w:hAnsi="Arial" w:cs="Arial"/>
        </w:rPr>
      </w:pPr>
    </w:p>
    <w:p w14:paraId="3D084BA2" w14:textId="5B903AC0" w:rsidR="00B95434" w:rsidRDefault="00B95434" w:rsidP="005613AE">
      <w:pPr>
        <w:jc w:val="both"/>
        <w:rPr>
          <w:rFonts w:ascii="Arial" w:hAnsi="Arial" w:cs="Arial"/>
        </w:rPr>
      </w:pPr>
      <w:r>
        <w:rPr>
          <w:rFonts w:ascii="Arial" w:hAnsi="Arial" w:cs="Arial"/>
        </w:rPr>
        <w:t xml:space="preserve">Közzétételi kötelezettségünknek azzal teszünk eleget, hogy a számviteli beszámoló egy eredeti vagy egy hiteles másolati példányát, kötelező könyvvizsgálat esetén a könyvvizsgálói záradékot vagy a záradék megadásának elutasítását is tartalmazó független könyvvizsgálói jelentéssel együtt, a cégnyilvánosságról, a bírósági cégeljárásról és a végelszámolásról szóló törvény szerinti módon, a céginformációs szolgálatnak elektronikusan megküldjük.</w:t>
      </w:r>
    </w:p>
    <w:p w14:paraId="024A507D" w14:textId="77777777" w:rsidR="00B95434" w:rsidRDefault="00B95434" w:rsidP="005613AE">
      <w:pPr>
        <w:rPr>
          <w:rFonts w:ascii="Arial" w:hAnsi="Arial" w:cs="Arial"/>
        </w:rPr>
      </w:pPr>
    </w:p>
    <w:p w14:paraId="4833DC55" w14:textId="36CDA403" w:rsidR="00B95434" w:rsidRDefault="00B95434" w:rsidP="00BB2286">
      <w:pPr>
        <w:jc w:val="both"/>
        <w:rPr>
          <w:rFonts w:ascii="Arial" w:hAnsi="Arial" w:cs="Arial"/>
          <w:color w:val="0000FF"/>
        </w:rPr>
      </w:pPr>
      <w:r>
        <w:rPr>
          <w:rFonts w:ascii="Arial" w:hAnsi="Arial" w:cs="Arial"/>
        </w:rPr>
        <w:t xml:space="preserve">A vállalkozásunk </w:t>
      </w:r>
      <w:r>
        <w:rPr>
          <w:rFonts w:ascii="Arial" w:hAnsi="Arial" w:cs="Arial"/>
          <w:b/>
          <w:bCs/>
        </w:rPr>
        <w:t>biztosítja, hogy munkavállalói, alkalmazottai, tagjai</w:t>
      </w:r>
      <w:r>
        <w:rPr>
          <w:rFonts w:ascii="Arial" w:hAnsi="Arial" w:cs="Arial"/>
        </w:rPr>
        <w:t xml:space="preserve"> az éves beszámolót, az egyszerűsített éves beszámolót, az összevont (konszolidált) éves beszámolót, kötelező könyvvizsgálat esetén a könyvvizsgálói záradékot vagy a záradék megadásának elutasítását is tartalmazó független könyvvizsgálói jelentést a vállalkozó (az anyavállalat) székhelyén </w:t>
      </w:r>
      <w:r>
        <w:rPr>
          <w:rFonts w:ascii="Arial" w:hAnsi="Arial" w:cs="Arial"/>
          <w:b/>
          <w:bCs/>
        </w:rPr>
        <w:t>megtekinthessék és azokról teljes vagy részleges másolatot készíthessenek.</w:t>
      </w:r>
      <w:r>
        <w:rPr>
          <w:rFonts w:ascii="Arial" w:hAnsi="Arial" w:cs="Arial"/>
          <w:color w:val="0000FF"/>
        </w:rPr>
        <w:t xml:space="preserve"> Vállalkozásunknál az éves beszámoló hozzáférhetőségének helye: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33. kérdés] </w:t>
      </w:r>
    </w:p>
    <w:p w14:paraId="089883EC" w14:textId="77777777" w:rsidR="00B95434" w:rsidRDefault="00B95434" w:rsidP="005613AE">
      <w:pPr>
        <w:rPr>
          <w:rFonts w:ascii="Arial" w:hAnsi="Arial" w:cs="Arial"/>
          <w:color w:val="0000FF"/>
        </w:rPr>
      </w:pPr>
    </w:p>
    <w:p w14:paraId="5E099C72" w14:textId="77777777" w:rsidR="00B95434" w:rsidRPr="0039752E" w:rsidRDefault="00B95434" w:rsidP="005613AE">
      <w:pPr>
        <w:jc w:val="both"/>
        <w:rPr>
          <w:rFonts w:ascii="Arial" w:hAnsi="Arial" w:cs="Arial"/>
        </w:rPr>
      </w:pPr>
      <w:r>
        <w:rPr>
          <w:rFonts w:ascii="Arial" w:hAnsi="Arial" w:cs="Arial"/>
        </w:rPr>
        <w:t xml:space="preserve">A vállalkozó a Számviteli törvény vagy más jogszabály, illetve saját döntés alapján az internetes honlapján vagy egyéb más módon is közzéteheti a beszámolót és a kapcsolódó üzleti jelentést.</w:t>
      </w:r>
    </w:p>
    <w:p w14:paraId="31C3A598" w14:textId="77777777" w:rsidR="00B95434" w:rsidRDefault="00B95434" w:rsidP="005613AE">
      <w:pPr>
        <w:jc w:val="both"/>
        <w:rPr>
          <w:rFonts w:ascii="Arial" w:hAnsi="Arial" w:cs="Arial"/>
          <w:color w:val="0000FF"/>
        </w:rPr>
      </w:pPr>
    </w:p>
    <w:p w14:paraId="39B48C70" w14:textId="41BFC0E1" w:rsidR="00B95434" w:rsidRDefault="00B95434" w:rsidP="005613AE">
      <w:pPr>
        <w:rPr>
          <w:rFonts w:ascii="Arial" w:hAnsi="Arial" w:cs="Arial"/>
          <w:color w:val="0000FF"/>
        </w:rPr>
      </w:pPr>
      <w:r>
        <w:rPr>
          <w:rFonts w:ascii="Arial" w:hAnsi="Arial" w:cs="Arial"/>
          <w:color w:val="0000FF"/>
        </w:rPr>
        <w:t xml:space="preserve">Az internetes honlap címe, ahol beszámolónkat és a kapcsolódó üzleti jelentést közzétesszük: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33. kérdés] </w:t>
      </w:r>
    </w:p>
    <w:p w14:paraId="28D86C91" w14:textId="77777777" w:rsidR="00F74EA2" w:rsidRDefault="00F74EA2" w:rsidP="005613AE">
      <w:pPr>
        <w:rPr>
          <w:rFonts w:ascii="Arial" w:hAnsi="Arial" w:cs="Arial"/>
          <w:color w:val="FF0000"/>
        </w:rPr>
      </w:pPr>
    </w:p>
    <w:p w14:paraId="5E7C84D2" w14:textId="2171E12E" w:rsidR="00B95434" w:rsidRPr="000C191C" w:rsidRDefault="00B95434" w:rsidP="005613AE">
      <w:pPr>
        <w:rPr>
          <w:rFonts w:ascii="Arial" w:hAnsi="Arial" w:cs="Arial"/>
          <w:color w:val="FF0000"/>
        </w:rPr>
      </w:pPr>
      <w:r>
        <w:rPr>
          <w:rFonts w:ascii="Arial" w:hAnsi="Arial" w:cs="Arial"/>
          <w:color w:val="FF0000"/>
        </w:rPr>
        <w:t>VAGY</w:t>
      </w:r>
    </w:p>
    <w:p w14:paraId="396516DC" w14:textId="77777777" w:rsidR="00F74EA2" w:rsidRDefault="00F74EA2" w:rsidP="005613AE">
      <w:pPr>
        <w:rPr>
          <w:rFonts w:ascii="Arial" w:hAnsi="Arial" w:cs="Arial"/>
          <w:color w:val="0000FF"/>
        </w:rPr>
      </w:pPr>
    </w:p>
    <w:p w14:paraId="6A0047D9" w14:textId="7784B6C8" w:rsidR="00B95434" w:rsidRPr="0008203B" w:rsidRDefault="00B95434" w:rsidP="005613AE">
      <w:pPr>
        <w:rPr>
          <w:rFonts w:ascii="Arial" w:hAnsi="Arial" w:cs="Arial"/>
          <w:color w:val="0000FF"/>
        </w:rPr>
      </w:pPr>
      <w:r>
        <w:rPr>
          <w:rFonts w:ascii="Arial" w:hAnsi="Arial" w:cs="Arial"/>
          <w:color w:val="0000FF"/>
        </w:rPr>
        <w:lastRenderedPageBreak/>
        <w:t xml:space="preserve">Interneten nem tesszük közzé a számviteli beszámolót és a kapcsolódó üzleti jelentést.</w:t>
      </w:r>
    </w:p>
    <w:p w14:paraId="27D14EB0" w14:textId="77777777" w:rsidR="00B95434" w:rsidRDefault="00B95434" w:rsidP="005613AE">
      <w:pPr>
        <w:rPr>
          <w:rFonts w:ascii="Arial" w:hAnsi="Arial" w:cs="Arial"/>
        </w:rPr>
      </w:pPr>
    </w:p>
    <w:p w14:paraId="23C47D45" w14:textId="77777777" w:rsidR="00B95434" w:rsidRDefault="00B95434" w:rsidP="005613AE">
      <w:pPr>
        <w:rPr>
          <w:rFonts w:ascii="Arial" w:hAnsi="Arial" w:cs="Arial"/>
        </w:rPr>
      </w:pPr>
    </w:p>
    <w:p w14:paraId="73FB2FC5" w14:textId="77777777" w:rsidR="00DB5AF1" w:rsidRDefault="00DB5AF1" w:rsidP="005613AE">
      <w:pPr>
        <w:rPr>
          <w:rFonts w:ascii="Arial" w:hAnsi="Arial" w:cs="Arial"/>
        </w:rPr>
      </w:pPr>
    </w:p>
    <w:p w14:paraId="1F30C7E9" w14:textId="77777777" w:rsidR="00DB5AF1" w:rsidRDefault="00DB5AF1" w:rsidP="005613AE">
      <w:pPr>
        <w:rPr>
          <w:rFonts w:ascii="Arial" w:hAnsi="Arial" w:cs="Arial"/>
        </w:rPr>
      </w:pPr>
    </w:p>
    <w:p w14:paraId="452290E4" w14:textId="77777777" w:rsidR="00DB5AF1" w:rsidRDefault="00DB5AF1" w:rsidP="005613AE">
      <w:pPr>
        <w:rPr>
          <w:rFonts w:ascii="Arial" w:hAnsi="Arial" w:cs="Arial"/>
        </w:rPr>
      </w:pPr>
    </w:p>
    <w:p w14:paraId="440696E9" w14:textId="77777777" w:rsidR="00B95434" w:rsidRDefault="00B95434" w:rsidP="005613AE">
      <w:pPr>
        <w:jc w:val="center"/>
        <w:rPr>
          <w:rFonts w:ascii="Arial" w:hAnsi="Arial" w:cs="Arial"/>
          <w:b/>
          <w:bCs/>
        </w:rPr>
      </w:pPr>
      <w:r>
        <w:rPr>
          <w:rFonts w:ascii="Arial" w:hAnsi="Arial" w:cs="Arial"/>
          <w:b/>
          <w:bCs/>
        </w:rPr>
        <w:t>IV. BESZÁMOLÁSI KÖTELEZETTSÉG, A BESZÁMOLÓ FORMÁJA, A MÉRLEG ÉS EREDMÉNYKIMUTATÁS TÍPUSA</w:t>
      </w:r>
    </w:p>
    <w:p w14:paraId="4BD83020" w14:textId="77777777" w:rsidR="00B95434" w:rsidRDefault="00B95434" w:rsidP="005613AE">
      <w:pPr>
        <w:rPr>
          <w:rFonts w:ascii="Arial" w:hAnsi="Arial" w:cs="Arial"/>
        </w:rPr>
      </w:pPr>
    </w:p>
    <w:p w14:paraId="3FBB2067" w14:textId="77777777" w:rsidR="00B95434" w:rsidRPr="00966DBD" w:rsidRDefault="00B95434" w:rsidP="005613AE">
      <w:pPr>
        <w:rPr>
          <w:rFonts w:ascii="Arial" w:hAnsi="Arial" w:cs="Arial"/>
          <w:b/>
          <w:bCs/>
        </w:rPr>
      </w:pPr>
      <w:r>
        <w:rPr>
          <w:rFonts w:ascii="Arial" w:hAnsi="Arial" w:cs="Arial"/>
          <w:b/>
          <w:bCs/>
        </w:rPr>
        <w:t>IV.1. BESZÁMOLÁSI KÖTELEZETTSÉG</w:t>
      </w:r>
    </w:p>
    <w:p w14:paraId="08D6F506" w14:textId="77777777" w:rsidR="00B95434" w:rsidRDefault="00B95434" w:rsidP="005613AE">
      <w:pPr>
        <w:rPr>
          <w:rFonts w:ascii="Arial" w:hAnsi="Arial" w:cs="Arial"/>
        </w:rPr>
      </w:pPr>
    </w:p>
    <w:p w14:paraId="3982A658" w14:textId="77777777" w:rsidR="00B95434" w:rsidRDefault="00B95434" w:rsidP="005613AE">
      <w:pPr>
        <w:jc w:val="both"/>
        <w:rPr>
          <w:rFonts w:ascii="Arial" w:hAnsi="Arial" w:cs="Arial"/>
        </w:rPr>
      </w:pPr>
      <w:r>
        <w:rPr>
          <w:rFonts w:ascii="Arial" w:hAnsi="Arial" w:cs="Arial"/>
        </w:rPr>
        <w:t xml:space="preserve">A Számviteli törvény </w:t>
      </w:r>
      <w:r>
        <w:rPr>
          <w:rFonts w:ascii="Arial" w:hAnsi="Arial" w:cs="Arial"/>
          <w:b/>
          <w:bCs/>
        </w:rPr>
        <w:t>beszámolási kötelezettség</w:t>
      </w:r>
      <w:r>
        <w:rPr>
          <w:rFonts w:ascii="Arial" w:hAnsi="Arial" w:cs="Arial"/>
        </w:rPr>
        <w:t xml:space="preserve">re vonatkozó szakaszai szerint a gazdálkodó működéséről, vagyoni, pénzügyi és jövedelmi helyzetéről az üzleti év könyveinek zárását követően, a törvényben meghatározott könyvvezetéssel alátámasztott beszámolót köteles – magyar nyelven – készíteni.</w:t>
      </w:r>
    </w:p>
    <w:p w14:paraId="64345C87" w14:textId="77777777" w:rsidR="00B95434" w:rsidRPr="0039752E" w:rsidRDefault="00B95434" w:rsidP="005613AE">
      <w:pPr>
        <w:rPr>
          <w:rFonts w:ascii="Arial" w:hAnsi="Arial" w:cs="Arial"/>
        </w:rPr>
      </w:pPr>
    </w:p>
    <w:p w14:paraId="47CE89B9" w14:textId="77777777" w:rsidR="00B95434" w:rsidRDefault="00B95434" w:rsidP="005613AE">
      <w:pPr>
        <w:jc w:val="both"/>
        <w:rPr>
          <w:rFonts w:ascii="Arial" w:hAnsi="Arial" w:cs="Arial"/>
        </w:rPr>
      </w:pPr>
      <w:r>
        <w:rPr>
          <w:rFonts w:ascii="Arial" w:hAnsi="Arial" w:cs="Arial"/>
        </w:rPr>
        <w:t xml:space="preserve">A beszámolónak megbízható és valós összképet kell adnia a gazdálkodó vagyonáról, annak összetételéről (eszközeiről és forrásairól), pénzügyi helyzetéről és tevékenysége eredményéről.</w:t>
      </w:r>
    </w:p>
    <w:p w14:paraId="59866083" w14:textId="77777777" w:rsidR="00B95434" w:rsidRPr="0039752E" w:rsidRDefault="00B95434" w:rsidP="005613AE">
      <w:pPr>
        <w:rPr>
          <w:rFonts w:ascii="Arial" w:hAnsi="Arial" w:cs="Arial"/>
        </w:rPr>
      </w:pPr>
    </w:p>
    <w:p w14:paraId="1331676C" w14:textId="77777777" w:rsidR="00B95434" w:rsidRDefault="00B95434" w:rsidP="005613AE">
      <w:pPr>
        <w:jc w:val="both"/>
        <w:rPr>
          <w:rFonts w:ascii="Arial" w:hAnsi="Arial" w:cs="Arial"/>
        </w:rPr>
      </w:pPr>
      <w:r>
        <w:rPr>
          <w:rFonts w:ascii="Arial" w:hAnsi="Arial" w:cs="Arial"/>
        </w:rPr>
        <w:t xml:space="preserve">A törvényben előírtakon túlmenő, további információkat kell a kiegészítő mellékletben megadni, amennyiben a Számviteli törvény előírásainak alkalmazása, a számviteli alapelvek érvényesítése nem elegendő a megbízható és valós összképnek a mérlegben, az eredménykimutatásban történő bemutatásához.</w:t>
      </w:r>
    </w:p>
    <w:p w14:paraId="695947F0" w14:textId="77777777" w:rsidR="00B95434" w:rsidRDefault="00B95434" w:rsidP="005613AE">
      <w:pPr>
        <w:rPr>
          <w:rFonts w:ascii="Arial" w:hAnsi="Arial" w:cs="Arial"/>
        </w:rPr>
      </w:pPr>
    </w:p>
    <w:p w14:paraId="2129BAC0" w14:textId="77777777" w:rsidR="00B95434" w:rsidRPr="00966DBD" w:rsidRDefault="00B95434" w:rsidP="005613AE">
      <w:pPr>
        <w:rPr>
          <w:rFonts w:ascii="Arial" w:hAnsi="Arial" w:cs="Arial"/>
          <w:b/>
          <w:bCs/>
        </w:rPr>
      </w:pPr>
      <w:r>
        <w:rPr>
          <w:rFonts w:ascii="Arial" w:hAnsi="Arial" w:cs="Arial"/>
          <w:b/>
          <w:bCs/>
        </w:rPr>
        <w:t xml:space="preserve">IV.2. A BESZÁMOLÓ VÁLASZTOTT FORMÁJA</w:t>
      </w:r>
    </w:p>
    <w:p w14:paraId="58EE1531" w14:textId="77777777" w:rsidR="00B95434" w:rsidRDefault="00B95434" w:rsidP="005613AE">
      <w:pPr>
        <w:rPr>
          <w:rFonts w:ascii="Arial" w:hAnsi="Arial" w:cs="Arial"/>
        </w:rPr>
      </w:pPr>
    </w:p>
    <w:p w14:paraId="2864F0FC" w14:textId="77777777" w:rsidR="006D6FE5" w:rsidRDefault="00B95434" w:rsidP="006D6FE5">
      <w:pPr>
        <w:spacing w:before="120"/>
        <w:rPr>
          <w:rFonts w:ascii="Arial" w:hAnsi="Arial" w:cs="Arial"/>
        </w:rPr>
      </w:pPr>
      <w:r>
        <w:rPr>
          <w:rFonts w:ascii="Arial" w:hAnsi="Arial" w:cs="Arial"/>
        </w:rPr>
        <w:t xml:space="preserve">A Számviteli törvény 8. §-a szerint a beszámoló formája az éves nettó árbevétel nagyságától, a mérleg főösszegétől, a foglalkoztatottak létszámától, mindezek határértékeitől függ. Ennek alapján a beszámoló lehet:</w:t>
      </w:r>
    </w:p>
    <w:p w14:paraId="431B1574" w14:textId="199C9DF8" w:rsidR="00B95434" w:rsidRDefault="00B95434" w:rsidP="005613AE">
      <w:pPr>
        <w:numPr>
          <w:ilvl w:val="0"/>
          <w:numId w:val="3"/>
        </w:numPr>
        <w:spacing w:before="120"/>
        <w:ind w:left="714" w:hanging="357"/>
        <w:rPr>
          <w:rFonts w:ascii="Arial" w:hAnsi="Arial" w:cs="Arial"/>
        </w:rPr>
      </w:pPr>
      <w:r>
        <w:rPr>
          <w:rFonts w:ascii="Arial" w:hAnsi="Arial" w:cs="Arial"/>
        </w:rPr>
        <w:t>éves beszámoló,</w:t>
      </w:r>
    </w:p>
    <w:p w14:paraId="0112D617" w14:textId="77777777" w:rsidR="00B95434" w:rsidRDefault="00B95434" w:rsidP="005613AE">
      <w:pPr>
        <w:numPr>
          <w:ilvl w:val="0"/>
          <w:numId w:val="3"/>
        </w:numPr>
        <w:spacing w:before="120"/>
        <w:ind w:left="714" w:hanging="357"/>
        <w:rPr>
          <w:rFonts w:ascii="Arial" w:hAnsi="Arial" w:cs="Arial"/>
        </w:rPr>
      </w:pPr>
      <w:r>
        <w:rPr>
          <w:rFonts w:ascii="Arial" w:hAnsi="Arial" w:cs="Arial"/>
        </w:rPr>
        <w:t>egyszerűsített éves beszámoló,</w:t>
      </w:r>
    </w:p>
    <w:p w14:paraId="4AABE6C1" w14:textId="77777777" w:rsidR="00B95434" w:rsidRDefault="00B95434" w:rsidP="005613AE">
      <w:pPr>
        <w:numPr>
          <w:ilvl w:val="0"/>
          <w:numId w:val="3"/>
        </w:numPr>
        <w:spacing w:before="120"/>
        <w:ind w:left="714" w:hanging="357"/>
        <w:rPr>
          <w:rFonts w:ascii="Arial" w:hAnsi="Arial" w:cs="Arial"/>
        </w:rPr>
      </w:pPr>
      <w:r>
        <w:rPr>
          <w:rFonts w:ascii="Arial" w:hAnsi="Arial" w:cs="Arial"/>
        </w:rPr>
        <w:t>összevont (konszolidált) éves beszámoló,</w:t>
      </w:r>
    </w:p>
    <w:p w14:paraId="3FC04F02" w14:textId="77777777" w:rsidR="00B95434" w:rsidRDefault="00B95434" w:rsidP="005613AE">
      <w:pPr>
        <w:numPr>
          <w:ilvl w:val="0"/>
          <w:numId w:val="3"/>
        </w:numPr>
        <w:spacing w:before="120"/>
        <w:ind w:left="714" w:hanging="357"/>
        <w:rPr>
          <w:rFonts w:ascii="Arial" w:hAnsi="Arial" w:cs="Arial"/>
        </w:rPr>
      </w:pPr>
      <w:r>
        <w:rPr>
          <w:rFonts w:ascii="Arial" w:hAnsi="Arial" w:cs="Arial"/>
        </w:rPr>
        <w:t>egyszerűsített beszámoló.</w:t>
      </w:r>
    </w:p>
    <w:p w14:paraId="4FA3DD50" w14:textId="77777777" w:rsidR="00B95434" w:rsidRDefault="00B95434" w:rsidP="005613AE">
      <w:pPr>
        <w:rPr>
          <w:rFonts w:ascii="Arial" w:hAnsi="Arial" w:cs="Arial"/>
        </w:rPr>
      </w:pPr>
    </w:p>
    <w:p w14:paraId="5C6E1AE1" w14:textId="2DB55704" w:rsidR="00B95434" w:rsidRPr="00966DBD" w:rsidRDefault="00B95434" w:rsidP="005613AE">
      <w:pPr>
        <w:rPr>
          <w:rFonts w:ascii="Arial" w:hAnsi="Arial" w:cs="Arial"/>
        </w:rPr>
      </w:pPr>
      <w:r>
        <w:rPr>
          <w:rFonts w:ascii="Arial" w:hAnsi="Arial" w:cs="Arial"/>
          <w:b/>
          <w:bCs/>
        </w:rPr>
        <w:t>Éves beszámolót és üzleti jelentést köteles készíteni</w:t>
      </w:r>
      <w:r>
        <w:rPr>
          <w:rFonts w:ascii="Arial" w:hAnsi="Arial" w:cs="Arial"/>
        </w:rPr>
        <w:t xml:space="preserve"> a kettős könyvvitelt vezető vállalkozó kivéve, ha egyszerűsített éves beszámolót készíthet.</w:t>
      </w:r>
    </w:p>
    <w:p w14:paraId="070A1B42" w14:textId="77777777" w:rsidR="00B95434" w:rsidRPr="00966DBD" w:rsidRDefault="00B95434" w:rsidP="005613AE">
      <w:pPr>
        <w:rPr>
          <w:rFonts w:ascii="Arial" w:hAnsi="Arial" w:cs="Arial"/>
        </w:rPr>
      </w:pPr>
    </w:p>
    <w:p w14:paraId="29C46D92" w14:textId="0CA7BA24" w:rsidR="00B95434" w:rsidRPr="00966DBD" w:rsidRDefault="00B95434" w:rsidP="005613AE">
      <w:pPr>
        <w:jc w:val="both"/>
        <w:rPr>
          <w:rFonts w:ascii="Arial" w:hAnsi="Arial" w:cs="Arial"/>
        </w:rPr>
      </w:pPr>
      <w:r>
        <w:rPr>
          <w:rFonts w:ascii="Arial" w:hAnsi="Arial" w:cs="Arial"/>
        </w:rPr>
        <w:t xml:space="preserve">A Számviteli törvény 9.§ (2) bekezdése szerint </w:t>
      </w:r>
      <w:r>
        <w:rPr>
          <w:rFonts w:ascii="Arial" w:hAnsi="Arial" w:cs="Arial"/>
          <w:b/>
          <w:bCs/>
        </w:rPr>
        <w:t>egyszerűsített éves beszámolót készíthet</w:t>
      </w:r>
      <w:r>
        <w:rPr>
          <w:rFonts w:ascii="Arial" w:hAnsi="Arial" w:cs="Arial"/>
        </w:rPr>
        <w:t xml:space="preserve"> a kettős könyvvitelt vezető vállalkozó, ha két egymást követő üzleti évben a mérleg fordulónapján a következő három mutatóérték közül bármelyik kettő nem haladja meg az alábbi határértéket:</w:t>
      </w:r>
    </w:p>
    <w:p w14:paraId="6FAC5586" w14:textId="506BAB2C" w:rsidR="00B95434" w:rsidRDefault="00B95434" w:rsidP="005613AE">
      <w:pPr>
        <w:numPr>
          <w:ilvl w:val="0"/>
          <w:numId w:val="3"/>
        </w:numPr>
        <w:spacing w:before="120"/>
        <w:ind w:left="714" w:hanging="357"/>
        <w:rPr>
          <w:rFonts w:ascii="Arial" w:hAnsi="Arial" w:cs="Arial"/>
        </w:rPr>
      </w:pPr>
      <w:r>
        <w:rPr>
          <w:rFonts w:ascii="Arial" w:hAnsi="Arial" w:cs="Arial"/>
        </w:rPr>
        <w:t xml:space="preserve">a mérlegfőösszeg a 2000 millió forintot,</w:t>
      </w:r>
    </w:p>
    <w:p w14:paraId="4159ED91" w14:textId="4D9292B2" w:rsidR="00B95434" w:rsidRDefault="00B95434" w:rsidP="005613AE">
      <w:pPr>
        <w:numPr>
          <w:ilvl w:val="0"/>
          <w:numId w:val="3"/>
        </w:numPr>
        <w:spacing w:before="120"/>
        <w:ind w:left="714" w:hanging="357"/>
        <w:rPr>
          <w:rFonts w:ascii="Arial" w:hAnsi="Arial" w:cs="Arial"/>
        </w:rPr>
      </w:pPr>
      <w:r>
        <w:rPr>
          <w:rFonts w:ascii="Arial" w:hAnsi="Arial" w:cs="Arial"/>
        </w:rPr>
        <w:t xml:space="preserve">az éves nettó árbevétel a 4000 millió forintot,</w:t>
      </w:r>
    </w:p>
    <w:p w14:paraId="31FB9F21" w14:textId="77777777" w:rsidR="00B95434" w:rsidRDefault="00B95434" w:rsidP="005613AE">
      <w:pPr>
        <w:numPr>
          <w:ilvl w:val="0"/>
          <w:numId w:val="3"/>
        </w:numPr>
        <w:spacing w:before="120"/>
        <w:ind w:left="714" w:hanging="357"/>
        <w:rPr>
          <w:rFonts w:ascii="Arial" w:hAnsi="Arial" w:cs="Arial"/>
        </w:rPr>
      </w:pPr>
      <w:r>
        <w:rPr>
          <w:rFonts w:ascii="Arial" w:hAnsi="Arial" w:cs="Arial"/>
        </w:rPr>
        <w:t>az üzleti évben átlagosan foglalkoztatottak száma az 50 főt.</w:t>
      </w:r>
    </w:p>
    <w:p w14:paraId="1D148B75" w14:textId="77777777" w:rsidR="00B95434" w:rsidRPr="0039752E" w:rsidRDefault="00B95434" w:rsidP="005613AE">
      <w:pPr>
        <w:rPr>
          <w:rFonts w:ascii="Arial" w:hAnsi="Arial" w:cs="Arial"/>
        </w:rPr>
      </w:pPr>
    </w:p>
    <w:p w14:paraId="3836D282" w14:textId="0B58972C" w:rsidR="00B95434" w:rsidRPr="00966DBD" w:rsidRDefault="000378C7" w:rsidP="005613AE">
      <w:pPr>
        <w:jc w:val="both"/>
        <w:rPr>
          <w:rFonts w:ascii="Arial" w:hAnsi="Arial" w:cs="Arial"/>
        </w:rPr>
      </w:pPr>
      <w:r>
        <w:rPr>
          <w:rFonts w:ascii="Arial" w:hAnsi="Arial" w:cs="Arial"/>
          <w:b/>
          <w:bCs/>
        </w:rPr>
        <w:t>Mikrogazdálkodói egyszerűsített éves beszámoló</w:t>
      </w:r>
      <w:r>
        <w:rPr>
          <w:rFonts w:ascii="Arial" w:hAnsi="Arial" w:cs="Arial"/>
        </w:rPr>
        <w:t xml:space="preserve">t készíthet a könyvvizsgálatra nem kötelezett vállalkozó, ha két egymást követő üzleti évben a mérleg fordulónapján a következő három mutatóérték közül bármelyik kettő nem haladja meg az alábbi határértéket:</w:t>
      </w:r>
    </w:p>
    <w:p w14:paraId="2A369840" w14:textId="0E3ED77A" w:rsidR="00B95434" w:rsidRDefault="00B95434" w:rsidP="005613AE">
      <w:pPr>
        <w:numPr>
          <w:ilvl w:val="0"/>
          <w:numId w:val="3"/>
        </w:numPr>
        <w:spacing w:before="120"/>
        <w:ind w:left="714" w:hanging="357"/>
        <w:rPr>
          <w:rFonts w:ascii="Arial" w:hAnsi="Arial" w:cs="Arial"/>
        </w:rPr>
      </w:pPr>
      <w:r>
        <w:rPr>
          <w:rFonts w:ascii="Arial" w:hAnsi="Arial" w:cs="Arial"/>
        </w:rPr>
        <w:t>a mérlegfőösszeg a 1</w:t>
      </w:r>
      <w:ins w:id="20" w:author="Judit Biróné Zeller" w:date="2026-01-22T19:36:00Z" w16du:dateUtc="2026-01-22T18:36:00Z">
        <w:r>
          <w:rPr>
            <w:rFonts w:ascii="Arial" w:hAnsi="Arial" w:cs="Arial"/>
          </w:rPr>
          <w:t>8</w:t>
        </w:r>
      </w:ins>
      <w:del w:id="21" w:author="Judit Biróné Zeller" w:date="2026-01-22T19:36:00Z" w16du:dateUtc="2026-01-22T18:36:00Z">
        <w:r>
          <w:rPr>
            <w:rFonts w:ascii="Arial" w:hAnsi="Arial" w:cs="Arial"/>
          </w:rPr>
          <w:delText>5</w:delText>
        </w:r>
      </w:del>
      <w:r>
        <w:rPr>
          <w:rFonts w:ascii="Arial" w:hAnsi="Arial" w:cs="Arial"/>
        </w:rPr>
        <w:t>0 millió forintot,</w:t>
      </w:r>
    </w:p>
    <w:p w14:paraId="0B7B8C9F" w14:textId="567D7041" w:rsidR="00B95434" w:rsidRDefault="00B95434" w:rsidP="005613AE">
      <w:pPr>
        <w:numPr>
          <w:ilvl w:val="0"/>
          <w:numId w:val="3"/>
        </w:numPr>
        <w:spacing w:before="120"/>
        <w:ind w:left="714" w:hanging="357"/>
        <w:rPr>
          <w:rFonts w:ascii="Arial" w:hAnsi="Arial" w:cs="Arial"/>
        </w:rPr>
      </w:pPr>
      <w:r>
        <w:rPr>
          <w:rFonts w:ascii="Arial" w:hAnsi="Arial" w:cs="Arial"/>
        </w:rPr>
        <w:t xml:space="preserve">az éves nettó árbevétel a 3</w:t>
      </w:r>
      <w:ins w:id="22" w:author="Judit Biróné Zeller" w:date="2026-01-22T19:36:00Z" w16du:dateUtc="2026-01-22T18:36:00Z">
        <w:r>
          <w:rPr>
            <w:rFonts w:ascii="Arial" w:hAnsi="Arial" w:cs="Arial"/>
          </w:rPr>
          <w:t>6</w:t>
        </w:r>
      </w:ins>
      <w:del w:id="23" w:author="Judit Biróné Zeller" w:date="2026-01-22T19:36:00Z" w16du:dateUtc="2026-01-22T18:36:00Z">
        <w:r>
          <w:rPr>
            <w:rFonts w:ascii="Arial" w:hAnsi="Arial" w:cs="Arial"/>
          </w:rPr>
          <w:delText>0</w:delText>
        </w:r>
      </w:del>
      <w:r>
        <w:rPr>
          <w:rFonts w:ascii="Arial" w:hAnsi="Arial" w:cs="Arial"/>
        </w:rPr>
        <w:t>0 millió forintot,</w:t>
      </w:r>
    </w:p>
    <w:p w14:paraId="1DCE5A2C" w14:textId="77777777" w:rsidR="00B95434" w:rsidRDefault="00B95434" w:rsidP="005613AE">
      <w:pPr>
        <w:numPr>
          <w:ilvl w:val="0"/>
          <w:numId w:val="3"/>
        </w:numPr>
        <w:spacing w:before="120"/>
        <w:ind w:left="714" w:hanging="357"/>
        <w:rPr>
          <w:rFonts w:ascii="Arial" w:hAnsi="Arial" w:cs="Arial"/>
        </w:rPr>
      </w:pPr>
      <w:r>
        <w:rPr>
          <w:rFonts w:ascii="Arial" w:hAnsi="Arial" w:cs="Arial"/>
        </w:rPr>
        <w:t>az üzleti évben átlagosan foglalkoztatottak száma a 10 főt.</w:t>
      </w:r>
    </w:p>
    <w:p w14:paraId="10661C7C" w14:textId="77777777" w:rsidR="00B95434" w:rsidRDefault="00B95434" w:rsidP="005613AE">
      <w:pPr>
        <w:rPr>
          <w:rFonts w:ascii="Arial" w:hAnsi="Arial" w:cs="Arial"/>
        </w:rPr>
      </w:pPr>
    </w:p>
    <w:p w14:paraId="385F7400" w14:textId="471E509C" w:rsidR="00B95434" w:rsidRPr="00BF3536" w:rsidRDefault="00B95434" w:rsidP="005613AE">
      <w:pPr>
        <w:jc w:val="both"/>
        <w:rPr>
          <w:rFonts w:ascii="Arial" w:hAnsi="Arial" w:cs="Arial"/>
        </w:rPr>
      </w:pPr>
      <w:r>
        <w:rPr>
          <w:rFonts w:ascii="Arial" w:hAnsi="Arial" w:cs="Arial"/>
        </w:rPr>
        <w:t xml:space="preserve">Vállalkozásunk a fentiek figyelembevételével határozta meg az éves beszámolójának típusát, ezért</w:t>
      </w:r>
    </w:p>
    <w:p w14:paraId="40F1EB42" w14:textId="77777777" w:rsidR="00B95434" w:rsidRDefault="00B95434" w:rsidP="005613AE">
      <w:pPr>
        <w:rPr>
          <w:rFonts w:ascii="Arial" w:hAnsi="Arial" w:cs="Arial"/>
        </w:rPr>
      </w:pPr>
    </w:p>
    <w:p w14:paraId="1BDB12DA" w14:textId="5CCA09BE" w:rsidR="00B95434" w:rsidRDefault="00DA13B1" w:rsidP="005613AE">
      <w:pPr>
        <w:jc w:val="both"/>
        <w:rPr>
          <w:rFonts w:ascii="Arial" w:hAnsi="Arial" w:cs="Arial"/>
          <w:color w:val="0000FF"/>
        </w:rPr>
      </w:pPr>
      <w:r>
        <w:rPr>
          <w:rFonts w:ascii="Arial" w:hAnsi="Arial" w:cs="Arial"/>
          <w:color w:val="0000FF"/>
        </w:rPr>
        <w:t xml:space="preserve">a Vállalkozás az üzleti évéről a számviteli törvény szerinti </w:t>
      </w:r>
      <w:r>
        <w:rPr>
          <w:rFonts w:ascii="Arial" w:hAnsi="Arial" w:cs="Arial"/>
          <w:b/>
          <w:bCs/>
          <w:color w:val="0000FF"/>
        </w:rPr>
        <w:t>éves beszámolót</w:t>
      </w:r>
      <w:r>
        <w:rPr>
          <w:rFonts w:ascii="Arial" w:hAnsi="Arial" w:cs="Arial"/>
          <w:color w:val="0000FF"/>
        </w:rPr>
        <w:t xml:space="preserve"> készít. </w:t>
      </w:r>
    </w:p>
    <w:p w14:paraId="115B113D" w14:textId="77777777" w:rsidR="000378C7" w:rsidRDefault="000378C7" w:rsidP="005613AE">
      <w:pPr>
        <w:rPr>
          <w:rFonts w:ascii="Arial" w:hAnsi="Arial" w:cs="Arial"/>
          <w:color w:val="0000FF"/>
        </w:rPr>
      </w:pPr>
    </w:p>
    <w:p w14:paraId="22C4235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B04014F" w14:textId="359B705C" w:rsidR="00B95434" w:rsidRDefault="00DA13B1" w:rsidP="005613AE">
      <w:pPr>
        <w:jc w:val="both"/>
        <w:rPr>
          <w:rFonts w:ascii="Arial" w:hAnsi="Arial" w:cs="Arial"/>
          <w:color w:val="0000FF"/>
        </w:rPr>
      </w:pPr>
      <w:r>
        <w:rPr>
          <w:rFonts w:ascii="Arial" w:hAnsi="Arial" w:cs="Arial"/>
          <w:color w:val="0000FF"/>
        </w:rPr>
        <w:t xml:space="preserve">a Vállalkozás az üzleti évéről a számviteli törvény szerinti </w:t>
      </w:r>
      <w:r>
        <w:rPr>
          <w:rFonts w:ascii="Arial" w:hAnsi="Arial" w:cs="Arial"/>
          <w:b/>
          <w:bCs/>
          <w:color w:val="0000FF"/>
        </w:rPr>
        <w:t>egyszerűsített éves beszámolót</w:t>
      </w:r>
      <w:r>
        <w:rPr>
          <w:rFonts w:ascii="Arial" w:hAnsi="Arial" w:cs="Arial"/>
          <w:color w:val="0000FF"/>
        </w:rPr>
        <w:t xml:space="preserve"> készít.</w:t>
      </w:r>
    </w:p>
    <w:p w14:paraId="53B2EB85" w14:textId="77777777" w:rsidR="00B95434" w:rsidRDefault="00B95434" w:rsidP="005613AE">
      <w:pPr>
        <w:jc w:val="both"/>
        <w:rPr>
          <w:rFonts w:ascii="Arial" w:hAnsi="Arial" w:cs="Arial"/>
          <w:color w:val="0000FF"/>
        </w:rPr>
      </w:pPr>
    </w:p>
    <w:p w14:paraId="12023386"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2A8133E" w14:textId="2FE7809C" w:rsidR="00B95434" w:rsidRDefault="00DA13B1" w:rsidP="005613AE">
      <w:pPr>
        <w:jc w:val="both"/>
        <w:rPr>
          <w:rFonts w:ascii="Arial" w:hAnsi="Arial" w:cs="Arial"/>
          <w:color w:val="0000FF"/>
        </w:rPr>
      </w:pPr>
      <w:r>
        <w:rPr>
          <w:rFonts w:ascii="Arial" w:hAnsi="Arial" w:cs="Arial"/>
          <w:color w:val="0000FF"/>
        </w:rPr>
        <w:t xml:space="preserve">a Vállalkozás az üzleti évéről a számviteli törvény szerinti</w:t>
      </w:r>
      <w:r>
        <w:rPr>
          <w:rFonts w:ascii="Arial" w:hAnsi="Arial" w:cs="Arial"/>
          <w:b/>
          <w:bCs/>
          <w:color w:val="0000FF"/>
        </w:rPr>
        <w:t xml:space="preserve"> mikrogazdálkodói beszámolót</w:t>
      </w:r>
      <w:r>
        <w:rPr>
          <w:rFonts w:ascii="Arial" w:hAnsi="Arial" w:cs="Arial"/>
          <w:color w:val="0000FF"/>
        </w:rPr>
        <w:t xml:space="preserve"> készít, figyelembevéve a</w:t>
      </w:r>
      <w:r>
        <w:t xml:space="preserve"> </w:t>
      </w:r>
      <w:r>
        <w:rPr>
          <w:rFonts w:ascii="Arial" w:hAnsi="Arial" w:cs="Arial"/>
          <w:color w:val="0000FF"/>
        </w:rPr>
        <w:t xml:space="preserve">mikrogazdálkodói egyszerűsített éves beszámolóról szóló 398/2012 (XII.20.) Kormányrendelet  előírásait.</w:t>
      </w:r>
    </w:p>
    <w:p w14:paraId="5255051D" w14:textId="3CFFEDEB" w:rsidR="006F19BF" w:rsidRDefault="006F19BF" w:rsidP="005613AE">
      <w:pPr>
        <w:jc w:val="both"/>
        <w:rPr>
          <w:rFonts w:ascii="Arial" w:hAnsi="Arial" w:cs="Arial"/>
          <w:color w:val="0000FF"/>
        </w:rPr>
      </w:pPr>
    </w:p>
    <w:p w14:paraId="4157378C" w14:textId="4B6E0E66" w:rsidR="006F19BF" w:rsidRDefault="006F19BF" w:rsidP="005613AE">
      <w:pPr>
        <w:jc w:val="both"/>
        <w:rPr>
          <w:rFonts w:ascii="Arial" w:hAnsi="Arial" w:cs="Arial"/>
          <w:color w:val="0000FF"/>
        </w:rPr>
      </w:pPr>
    </w:p>
    <w:p w14:paraId="59C47A79" w14:textId="4A5651D2" w:rsidR="006F19BF" w:rsidRPr="006F19BF" w:rsidRDefault="006F19BF" w:rsidP="006F19BF">
      <w:pPr>
        <w:jc w:val="both"/>
        <w:rPr>
          <w:rFonts w:ascii="Arial" w:hAnsi="Arial" w:cs="Arial"/>
          <w:b/>
          <w:bCs/>
          <w:color w:val="0000FF"/>
        </w:rPr>
      </w:pPr>
      <w:r>
        <w:rPr>
          <w:rFonts w:ascii="Arial" w:hAnsi="Arial" w:cs="Arial"/>
          <w:b/>
          <w:bCs/>
          <w:color w:val="0000FF"/>
        </w:rPr>
        <w:t>Közbenső mérleg</w:t>
      </w:r>
    </w:p>
    <w:p w14:paraId="10B17114" w14:textId="77777777" w:rsidR="006F19BF" w:rsidRDefault="006F19BF" w:rsidP="006F19BF">
      <w:pPr>
        <w:jc w:val="both"/>
        <w:rPr>
          <w:rFonts w:ascii="Arial" w:hAnsi="Arial" w:cs="Arial"/>
          <w:color w:val="0000FF"/>
        </w:rPr>
      </w:pPr>
    </w:p>
    <w:p w14:paraId="4F2CBDF7" w14:textId="1ABAF0B8" w:rsidR="006F19BF" w:rsidRPr="006F19BF" w:rsidRDefault="006F19BF" w:rsidP="004F3E38">
      <w:pPr>
        <w:jc w:val="both"/>
        <w:rPr>
          <w:rFonts w:ascii="Arial" w:hAnsi="Arial" w:cs="Arial"/>
          <w:color w:val="0000FF"/>
        </w:rPr>
      </w:pPr>
      <w:r>
        <w:rPr>
          <w:rFonts w:ascii="Arial" w:hAnsi="Arial" w:cs="Arial"/>
          <w:color w:val="0000FF"/>
        </w:rPr>
        <w:t xml:space="preserve">Ha jogszabály – év közben bekövetkező esemény kapcsán – közbenső mérleg készítését írja elő, akkor a közbenső mérleget az e törvény szerinti beszámoló mérlegére vonatkozó szabályok szerint kell elkészíteni.</w:t>
      </w:r>
    </w:p>
    <w:p w14:paraId="5F38DEB8" w14:textId="77777777" w:rsidR="006F19BF" w:rsidRDefault="006F19BF" w:rsidP="004F3E38">
      <w:pPr>
        <w:jc w:val="both"/>
        <w:rPr>
          <w:rFonts w:ascii="Arial" w:hAnsi="Arial" w:cs="Arial"/>
          <w:color w:val="0000FF"/>
        </w:rPr>
      </w:pPr>
    </w:p>
    <w:p w14:paraId="02808380" w14:textId="55F656B2" w:rsidR="006F19BF" w:rsidRPr="006F19BF" w:rsidRDefault="006F19BF" w:rsidP="004F3E38">
      <w:pPr>
        <w:jc w:val="both"/>
        <w:rPr>
          <w:rFonts w:ascii="Arial" w:hAnsi="Arial" w:cs="Arial"/>
          <w:color w:val="0000FF"/>
        </w:rPr>
      </w:pPr>
      <w:r>
        <w:rPr>
          <w:rFonts w:ascii="Arial" w:hAnsi="Arial" w:cs="Arial"/>
          <w:color w:val="0000FF"/>
        </w:rPr>
        <w:t xml:space="preserve">A közbenső mérleget a vállalkozó által meghatározott fordulónapra vonatkozó</w:t>
      </w:r>
    </w:p>
    <w:p w14:paraId="17418604" w14:textId="77777777" w:rsidR="006F19BF" w:rsidRPr="006F19BF" w:rsidRDefault="006F19BF" w:rsidP="004F3E38">
      <w:pPr>
        <w:jc w:val="both"/>
        <w:rPr>
          <w:rFonts w:ascii="Arial" w:hAnsi="Arial" w:cs="Arial"/>
          <w:color w:val="0000FF"/>
        </w:rPr>
      </w:pPr>
      <w:r>
        <w:rPr>
          <w:rFonts w:ascii="Arial" w:hAnsi="Arial" w:cs="Arial"/>
          <w:color w:val="0000FF"/>
        </w:rPr>
        <w:t>analitikus és főkönyvi nyilvántartások adatai alapján, a mérlegtételeknek az üzleti év</w:t>
      </w:r>
    </w:p>
    <w:p w14:paraId="47BF09FE" w14:textId="77777777" w:rsidR="006F19BF" w:rsidRPr="006F19BF" w:rsidRDefault="006F19BF" w:rsidP="004F3E38">
      <w:pPr>
        <w:jc w:val="both"/>
        <w:rPr>
          <w:rFonts w:ascii="Arial" w:hAnsi="Arial" w:cs="Arial"/>
          <w:color w:val="0000FF"/>
        </w:rPr>
      </w:pPr>
      <w:r>
        <w:rPr>
          <w:rFonts w:ascii="Arial" w:hAnsi="Arial" w:cs="Arial"/>
          <w:color w:val="0000FF"/>
        </w:rPr>
        <w:t>végi értékelésére vonatkozó előírások figyelembevételével, eredmény kimutatással</w:t>
      </w:r>
    </w:p>
    <w:p w14:paraId="06EF2B25" w14:textId="77777777" w:rsidR="006F19BF" w:rsidRPr="006F19BF" w:rsidRDefault="006F19BF" w:rsidP="004F3E38">
      <w:pPr>
        <w:jc w:val="both"/>
        <w:rPr>
          <w:rFonts w:ascii="Arial" w:hAnsi="Arial" w:cs="Arial"/>
          <w:color w:val="0000FF"/>
        </w:rPr>
      </w:pPr>
      <w:r>
        <w:rPr>
          <w:rFonts w:ascii="Arial" w:hAnsi="Arial" w:cs="Arial"/>
          <w:color w:val="0000FF"/>
        </w:rPr>
        <w:t>alátámasztottan, utólag is ellenőrizhető módon – leltár alapján – kell összeállítani.</w:t>
      </w:r>
    </w:p>
    <w:p w14:paraId="1C44B982" w14:textId="77777777" w:rsidR="006F19BF" w:rsidRDefault="006F19BF" w:rsidP="004F3E38">
      <w:pPr>
        <w:jc w:val="both"/>
        <w:rPr>
          <w:rFonts w:ascii="Arial" w:hAnsi="Arial" w:cs="Arial"/>
          <w:color w:val="0000FF"/>
        </w:rPr>
      </w:pPr>
    </w:p>
    <w:p w14:paraId="2056E410" w14:textId="31EAEAF6" w:rsidR="006F19BF" w:rsidRPr="006F19BF" w:rsidRDefault="006F19BF" w:rsidP="004F3E38">
      <w:pPr>
        <w:jc w:val="both"/>
        <w:rPr>
          <w:rFonts w:ascii="Arial" w:hAnsi="Arial" w:cs="Arial"/>
          <w:color w:val="0000FF"/>
        </w:rPr>
      </w:pPr>
      <w:r>
        <w:rPr>
          <w:rFonts w:ascii="Arial" w:hAnsi="Arial" w:cs="Arial"/>
          <w:color w:val="0000FF"/>
        </w:rPr>
        <w:t>A leltárnak tartalmaznia kell az analitikus, illetve a főkönyvi nyilvántartásokból az</w:t>
      </w:r>
    </w:p>
    <w:p w14:paraId="40780770" w14:textId="77777777" w:rsidR="006F19BF" w:rsidRPr="006F19BF" w:rsidRDefault="006F19BF" w:rsidP="004F3E38">
      <w:pPr>
        <w:jc w:val="both"/>
        <w:rPr>
          <w:rFonts w:ascii="Arial" w:hAnsi="Arial" w:cs="Arial"/>
          <w:color w:val="0000FF"/>
        </w:rPr>
      </w:pPr>
      <w:r>
        <w:rPr>
          <w:rFonts w:ascii="Arial" w:hAnsi="Arial" w:cs="Arial"/>
          <w:color w:val="0000FF"/>
        </w:rPr>
        <w:t>eszközöknek és a forrásoknak a közbenső mérleg fordulónapjára vonatkozó adatait,</w:t>
      </w:r>
    </w:p>
    <w:p w14:paraId="57C2346B" w14:textId="77777777" w:rsidR="006F19BF" w:rsidRPr="006F19BF" w:rsidRDefault="006F19BF" w:rsidP="004F3E38">
      <w:pPr>
        <w:jc w:val="both"/>
        <w:rPr>
          <w:rFonts w:ascii="Arial" w:hAnsi="Arial" w:cs="Arial"/>
          <w:color w:val="0000FF"/>
        </w:rPr>
      </w:pPr>
      <w:r>
        <w:rPr>
          <w:rFonts w:ascii="Arial" w:hAnsi="Arial" w:cs="Arial"/>
          <w:color w:val="0000FF"/>
        </w:rPr>
        <w:t>továbbá azoknak az üzleti év végi értékelése során alkalmazandó korrekcióit (terven</w:t>
      </w:r>
    </w:p>
    <w:p w14:paraId="5061D9D1" w14:textId="77777777" w:rsidR="006F19BF" w:rsidRPr="006F19BF" w:rsidRDefault="006F19BF" w:rsidP="004F3E38">
      <w:pPr>
        <w:jc w:val="both"/>
        <w:rPr>
          <w:rFonts w:ascii="Arial" w:hAnsi="Arial" w:cs="Arial"/>
          <w:color w:val="0000FF"/>
        </w:rPr>
      </w:pPr>
      <w:r>
        <w:rPr>
          <w:rFonts w:ascii="Arial" w:hAnsi="Arial" w:cs="Arial"/>
          <w:color w:val="0000FF"/>
        </w:rPr>
        <w:t>felüli értékcsökkenés, értékvesztés elszámolás, céltartalék-képzés, időbeli</w:t>
      </w:r>
    </w:p>
    <w:p w14:paraId="4A3B69E4" w14:textId="3B97B08F" w:rsidR="006F19BF" w:rsidRDefault="006F19BF" w:rsidP="004F3E38">
      <w:pPr>
        <w:jc w:val="both"/>
        <w:rPr>
          <w:rFonts w:ascii="Arial" w:hAnsi="Arial" w:cs="Arial"/>
          <w:color w:val="0000FF"/>
        </w:rPr>
      </w:pPr>
      <w:r>
        <w:rPr>
          <w:rFonts w:ascii="Arial" w:hAnsi="Arial" w:cs="Arial"/>
          <w:color w:val="0000FF"/>
        </w:rPr>
        <w:t>elhatárolások), az azokat alátámasztó számításokat.</w:t>
      </w:r>
    </w:p>
    <w:p w14:paraId="15884761" w14:textId="77777777" w:rsidR="006F19BF" w:rsidRDefault="006F19BF" w:rsidP="004F3E38">
      <w:pPr>
        <w:jc w:val="both"/>
        <w:rPr>
          <w:rFonts w:ascii="Arial" w:hAnsi="Arial" w:cs="Arial"/>
          <w:color w:val="0000FF"/>
        </w:rPr>
      </w:pPr>
    </w:p>
    <w:p w14:paraId="645A30DC" w14:textId="06A22594" w:rsidR="006F19BF" w:rsidRPr="006F19BF" w:rsidRDefault="006F19BF" w:rsidP="004F3E38">
      <w:pPr>
        <w:jc w:val="both"/>
        <w:rPr>
          <w:rFonts w:ascii="Arial" w:hAnsi="Arial" w:cs="Arial"/>
          <w:color w:val="0000FF"/>
        </w:rPr>
      </w:pPr>
      <w:r>
        <w:rPr>
          <w:rFonts w:ascii="Arial" w:hAnsi="Arial" w:cs="Arial"/>
          <w:color w:val="0000FF"/>
        </w:rPr>
        <w:t>A közbenső mérleg fordulónapjára vonatkozóan az analitikus és a főkönyvi</w:t>
      </w:r>
    </w:p>
    <w:p w14:paraId="73114A60" w14:textId="77777777" w:rsidR="006F19BF" w:rsidRPr="006F19BF" w:rsidRDefault="006F19BF" w:rsidP="004F3E38">
      <w:pPr>
        <w:jc w:val="both"/>
        <w:rPr>
          <w:rFonts w:ascii="Arial" w:hAnsi="Arial" w:cs="Arial"/>
          <w:color w:val="0000FF"/>
        </w:rPr>
      </w:pPr>
      <w:r>
        <w:rPr>
          <w:rFonts w:ascii="Arial" w:hAnsi="Arial" w:cs="Arial"/>
          <w:color w:val="0000FF"/>
        </w:rPr>
        <w:t>nyilvántartásokat nem lehet lezárni, azokat folyamatosan vezetni kell. A mérlegtételek</w:t>
      </w:r>
    </w:p>
    <w:p w14:paraId="795F38A3" w14:textId="77777777" w:rsidR="006F19BF" w:rsidRPr="006F19BF" w:rsidRDefault="006F19BF" w:rsidP="004F3E38">
      <w:pPr>
        <w:jc w:val="both"/>
        <w:rPr>
          <w:rFonts w:ascii="Arial" w:hAnsi="Arial" w:cs="Arial"/>
          <w:color w:val="0000FF"/>
        </w:rPr>
      </w:pPr>
      <w:r>
        <w:rPr>
          <w:rFonts w:ascii="Arial" w:hAnsi="Arial" w:cs="Arial"/>
          <w:color w:val="0000FF"/>
        </w:rPr>
        <w:t>értékelésére vonatkozó korrekciókat az analitikus és főkönyvi nyilvántartásokban nem</w:t>
      </w:r>
    </w:p>
    <w:p w14:paraId="550CB77B" w14:textId="77777777" w:rsidR="006F19BF" w:rsidRPr="006F19BF" w:rsidRDefault="006F19BF" w:rsidP="004F3E38">
      <w:pPr>
        <w:jc w:val="both"/>
        <w:rPr>
          <w:rFonts w:ascii="Arial" w:hAnsi="Arial" w:cs="Arial"/>
          <w:color w:val="0000FF"/>
        </w:rPr>
      </w:pPr>
      <w:r>
        <w:rPr>
          <w:rFonts w:ascii="Arial" w:hAnsi="Arial" w:cs="Arial"/>
          <w:color w:val="0000FF"/>
        </w:rPr>
        <w:t>lehet szerepeltetni, azokat csak a közbenső mérleg elkészítésénél lehet figyelembe</w:t>
      </w:r>
    </w:p>
    <w:p w14:paraId="582B3B37" w14:textId="63E7C3AC" w:rsidR="006F19BF" w:rsidRPr="00BF3536" w:rsidRDefault="006F19BF" w:rsidP="004F3E38">
      <w:pPr>
        <w:jc w:val="both"/>
        <w:rPr>
          <w:rFonts w:ascii="Arial" w:hAnsi="Arial" w:cs="Arial"/>
          <w:color w:val="0000FF"/>
        </w:rPr>
      </w:pPr>
      <w:r>
        <w:rPr>
          <w:rFonts w:ascii="Arial" w:hAnsi="Arial" w:cs="Arial"/>
          <w:color w:val="0000FF"/>
        </w:rPr>
        <w:t>venni.</w:t>
      </w:r>
    </w:p>
    <w:p w14:paraId="24F6F0FD" w14:textId="77777777" w:rsidR="00B95434" w:rsidRPr="00BF3536" w:rsidRDefault="00B95434" w:rsidP="005613AE">
      <w:pPr>
        <w:jc w:val="both"/>
        <w:rPr>
          <w:rFonts w:ascii="Arial" w:hAnsi="Arial" w:cs="Arial"/>
        </w:rPr>
      </w:pPr>
    </w:p>
    <w:p w14:paraId="3087EDFB" w14:textId="77777777" w:rsidR="00B95434" w:rsidRDefault="00B95434" w:rsidP="005613AE">
      <w:pPr>
        <w:rPr>
          <w:rFonts w:ascii="Arial" w:hAnsi="Arial" w:cs="Arial"/>
        </w:rPr>
      </w:pPr>
    </w:p>
    <w:p w14:paraId="69C18861" w14:textId="77777777" w:rsidR="00B95434" w:rsidRDefault="00B95434" w:rsidP="005613AE">
      <w:pPr>
        <w:rPr>
          <w:rFonts w:ascii="Arial" w:hAnsi="Arial" w:cs="Arial"/>
          <w:b/>
          <w:bCs/>
        </w:rPr>
      </w:pPr>
      <w:r>
        <w:rPr>
          <w:rFonts w:ascii="Arial" w:hAnsi="Arial" w:cs="Arial"/>
          <w:b/>
          <w:bCs/>
        </w:rPr>
        <w:t>IV.3. A MÉRLEG ÉS EREDMÉNYKIMUTATÁS VÁLASZTOTT TÍPUSA</w:t>
      </w:r>
    </w:p>
    <w:p w14:paraId="4099D50B" w14:textId="77777777" w:rsidR="00B95434" w:rsidRDefault="00B95434" w:rsidP="005613AE">
      <w:pPr>
        <w:rPr>
          <w:rFonts w:ascii="Arial" w:hAnsi="Arial" w:cs="Arial"/>
        </w:rPr>
      </w:pPr>
    </w:p>
    <w:p w14:paraId="688EDEBC" w14:textId="5B46467F" w:rsidR="00B95434" w:rsidRPr="00E66ED1" w:rsidRDefault="00B95434" w:rsidP="005613AE">
      <w:pPr>
        <w:jc w:val="both"/>
        <w:rPr>
          <w:rFonts w:ascii="Arial" w:hAnsi="Arial" w:cs="Arial"/>
        </w:rPr>
      </w:pPr>
      <w:r>
        <w:rPr>
          <w:rFonts w:ascii="Arial" w:hAnsi="Arial" w:cs="Arial"/>
        </w:rPr>
        <w:t xml:space="preserve">Az  éves beszámoló mérlegből, eredménykimutatásból és kiegészítő mellékletből áll. Az éves beszámolóval egyidejűleg üzleti jelentést is kell készíteni.</w:t>
      </w:r>
    </w:p>
    <w:p w14:paraId="4C03C709" w14:textId="77777777" w:rsidR="00B95434" w:rsidRPr="00E66ED1" w:rsidRDefault="00B95434" w:rsidP="005613AE">
      <w:pPr>
        <w:rPr>
          <w:rFonts w:ascii="Arial" w:hAnsi="Arial" w:cs="Arial"/>
        </w:rPr>
      </w:pPr>
    </w:p>
    <w:p w14:paraId="47F77DF5"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mérleg</w:t>
      </w:r>
      <w:r>
        <w:rPr>
          <w:rFonts w:ascii="Arial" w:hAnsi="Arial" w:cs="Arial"/>
        </w:rPr>
        <w:t xml:space="preserve"> tagolását az törvény 1. számú melléklete tartalmazza, ,,A'', illetve ,,B'' változatban. A vállalkozó az ,,A'', illetve ,,B'' változat közül választhat. Amennyiben azonban a vállalkozó az egymást követő üzleti évben nem azonos változat szerint készíti a mérleget, biztosítania kell, hogy a tárgyév adataival az előző üzleti év adatai összehasonlíthatók legyenek. Egyik változatról a másikra való áttérést a kiegészítő mellékletben indokolni kell.</w:t>
      </w:r>
    </w:p>
    <w:p w14:paraId="7CA80A19" w14:textId="77777777" w:rsidR="00B95434" w:rsidRDefault="00B95434" w:rsidP="005613AE">
      <w:pPr>
        <w:rPr>
          <w:rFonts w:ascii="Arial" w:hAnsi="Arial" w:cs="Arial"/>
        </w:rPr>
      </w:pPr>
    </w:p>
    <w:p w14:paraId="55986913" w14:textId="77777777" w:rsidR="00B95434" w:rsidRDefault="00B95434" w:rsidP="005613AE">
      <w:pPr>
        <w:rPr>
          <w:rFonts w:ascii="Arial" w:hAnsi="Arial" w:cs="Arial"/>
        </w:rPr>
      </w:pPr>
      <w:r>
        <w:rPr>
          <w:rFonts w:ascii="Arial" w:hAnsi="Arial" w:cs="Arial"/>
        </w:rPr>
        <w:t xml:space="preserve">A vállalkozás számviteli beszámolója mérlegének választott típusa: </w:t>
      </w:r>
    </w:p>
    <w:p w14:paraId="5303F1D1" w14:textId="77777777" w:rsidR="00B95434" w:rsidRDefault="00B95434" w:rsidP="005613AE">
      <w:pPr>
        <w:rPr>
          <w:rFonts w:ascii="Arial" w:hAnsi="Arial" w:cs="Arial"/>
          <w:color w:val="0000FF"/>
        </w:rPr>
      </w:pPr>
      <w:r>
        <w:rPr>
          <w:rFonts w:ascii="Arial" w:hAnsi="Arial" w:cs="Arial"/>
          <w:color w:val="0000FF"/>
        </w:rPr>
        <w:t xml:space="preserve">„A” változat </w:t>
      </w:r>
    </w:p>
    <w:p w14:paraId="5960B8B0" w14:textId="77777777" w:rsidR="00B95434" w:rsidRPr="000C191C" w:rsidRDefault="00B95434" w:rsidP="005613AE">
      <w:pPr>
        <w:rPr>
          <w:rFonts w:ascii="Arial" w:hAnsi="Arial" w:cs="Arial"/>
          <w:color w:val="FF0000"/>
        </w:rPr>
      </w:pPr>
      <w:r>
        <w:rPr>
          <w:rFonts w:ascii="Arial" w:hAnsi="Arial" w:cs="Arial"/>
          <w:color w:val="FF0000"/>
        </w:rPr>
        <w:t xml:space="preserve">VAGY </w:t>
      </w:r>
    </w:p>
    <w:p w14:paraId="6E9A2900" w14:textId="75FA0E9D" w:rsidR="00B95434" w:rsidRDefault="00B95434" w:rsidP="005613AE">
      <w:pPr>
        <w:rPr>
          <w:rFonts w:ascii="Arial" w:hAnsi="Arial" w:cs="Arial"/>
          <w:color w:val="0000FF"/>
        </w:rPr>
      </w:pPr>
      <w:r>
        <w:rPr>
          <w:rFonts w:ascii="Arial" w:hAnsi="Arial" w:cs="Arial"/>
          <w:color w:val="0000FF"/>
        </w:rPr>
        <w:t>„B” változat</w:t>
      </w:r>
    </w:p>
    <w:p w14:paraId="2B23E8E0" w14:textId="77777777" w:rsidR="00B95434" w:rsidRPr="00D82BC3" w:rsidRDefault="00B95434" w:rsidP="005613AE">
      <w:pPr>
        <w:rPr>
          <w:rFonts w:ascii="Arial" w:hAnsi="Arial" w:cs="Arial"/>
        </w:rPr>
      </w:pPr>
    </w:p>
    <w:p w14:paraId="1BA9A73A" w14:textId="77777777" w:rsidR="00B95434" w:rsidRPr="00D82BC3" w:rsidRDefault="00B95434" w:rsidP="005613AE">
      <w:pPr>
        <w:jc w:val="both"/>
        <w:rPr>
          <w:rFonts w:ascii="Arial" w:hAnsi="Arial" w:cs="Arial"/>
        </w:rPr>
      </w:pPr>
      <w:r>
        <w:rPr>
          <w:rFonts w:ascii="Arial" w:hAnsi="Arial" w:cs="Arial"/>
        </w:rPr>
        <w:t xml:space="preserve">Az </w:t>
      </w:r>
      <w:r>
        <w:rPr>
          <w:rFonts w:ascii="Arial" w:hAnsi="Arial" w:cs="Arial"/>
          <w:b/>
          <w:bCs/>
        </w:rPr>
        <w:t>eredménykimutatás</w:t>
      </w:r>
      <w:r>
        <w:rPr>
          <w:rFonts w:ascii="Arial" w:hAnsi="Arial" w:cs="Arial"/>
        </w:rPr>
        <w:t xml:space="preserve"> a vállalkozó adózott eredményének a levezetését tartalmazza. </w:t>
      </w:r>
    </w:p>
    <w:p w14:paraId="3331A788" w14:textId="77777777" w:rsidR="00DA13B1" w:rsidRDefault="00DA13B1" w:rsidP="005613AE">
      <w:pPr>
        <w:rPr>
          <w:rFonts w:ascii="Arial" w:hAnsi="Arial" w:cs="Arial"/>
        </w:rPr>
      </w:pPr>
    </w:p>
    <w:p w14:paraId="56812B58" w14:textId="2F56E23A" w:rsidR="00B95434" w:rsidRPr="00D82BC3" w:rsidRDefault="00B95434" w:rsidP="005613AE">
      <w:pPr>
        <w:rPr>
          <w:rFonts w:ascii="Arial" w:hAnsi="Arial" w:cs="Arial"/>
        </w:rPr>
      </w:pPr>
      <w:r>
        <w:rPr>
          <w:rFonts w:ascii="Arial" w:hAnsi="Arial" w:cs="Arial"/>
        </w:rPr>
        <w:t>Az üzemi (üzleti) tevékenység eredménye – a vállalkozó döntésétől függően – kétféle módon állapítható meg:</w:t>
      </w:r>
    </w:p>
    <w:p w14:paraId="3468AF8D" w14:textId="5BCB26B5" w:rsidR="00B95434" w:rsidRDefault="00B95434" w:rsidP="005613AE">
      <w:pPr>
        <w:numPr>
          <w:ilvl w:val="0"/>
          <w:numId w:val="3"/>
        </w:numPr>
        <w:spacing w:before="120"/>
        <w:ind w:left="714" w:hanging="357"/>
        <w:jc w:val="both"/>
        <w:rPr>
          <w:rFonts w:ascii="Arial" w:hAnsi="Arial" w:cs="Arial"/>
        </w:rPr>
      </w:pPr>
      <w:r>
        <w:rPr>
          <w:rFonts w:ascii="Arial" w:hAnsi="Arial" w:cs="Arial"/>
          <w:b/>
          <w:bCs/>
        </w:rPr>
        <w:t>összköltség eljárással</w:t>
      </w:r>
      <w:r>
        <w:rPr>
          <w:rFonts w:ascii="Arial" w:hAnsi="Arial" w:cs="Arial"/>
        </w:rPr>
        <w:t xml:space="preserve">, azaz az üzleti évben elszámolt értékesítés nettó árbevételének, az eszközök között állományba vett saját teljesítmények értékének, az egyéb bevételeknek, valamint az üzleti évben elszámolt anyagjellegű ráfordítások, személyi jellegű ráfordítások, értékcsökkenési leírás és egyéb ráfordítások együttes összegének különbözeteként;</w:t>
      </w:r>
    </w:p>
    <w:p w14:paraId="1B98DE73" w14:textId="48C75929" w:rsidR="00DA13B1" w:rsidRDefault="00DA13B1" w:rsidP="00DA13B1">
      <w:pPr>
        <w:spacing w:before="120"/>
        <w:ind w:left="714"/>
        <w:jc w:val="both"/>
        <w:rPr>
          <w:rFonts w:ascii="Arial" w:hAnsi="Arial" w:cs="Arial"/>
        </w:rPr>
      </w:pPr>
      <w:r>
        <w:rPr>
          <w:rFonts w:ascii="Arial" w:hAnsi="Arial" w:cs="Arial"/>
          <w:b/>
          <w:bCs/>
        </w:rPr>
        <w:t>VAGY</w:t>
      </w:r>
    </w:p>
    <w:p w14:paraId="2F23933C" w14:textId="77777777" w:rsidR="00B95434" w:rsidRDefault="00B95434" w:rsidP="005613AE">
      <w:pPr>
        <w:numPr>
          <w:ilvl w:val="0"/>
          <w:numId w:val="3"/>
        </w:numPr>
        <w:spacing w:before="120"/>
        <w:ind w:left="714" w:hanging="357"/>
        <w:jc w:val="both"/>
        <w:rPr>
          <w:rFonts w:ascii="Arial" w:hAnsi="Arial" w:cs="Arial"/>
        </w:rPr>
      </w:pPr>
      <w:r>
        <w:rPr>
          <w:rFonts w:ascii="Arial" w:hAnsi="Arial" w:cs="Arial"/>
          <w:b/>
          <w:bCs/>
        </w:rPr>
        <w:t>forgalmi költség eljárással</w:t>
      </w:r>
      <w:r>
        <w:rPr>
          <w:rFonts w:ascii="Arial" w:hAnsi="Arial" w:cs="Arial"/>
        </w:rPr>
        <w:t xml:space="preserve">, azaz az üzleti évben elszámolt értékesítés nettó árbevételének és az értékesítés közvetlen költségei, az értékesítés közvetett költségei különbözetének, valamint az egyéb bevételek és az egyéb ráfordítások különbözetének összevont értékeként.</w:t>
      </w:r>
    </w:p>
    <w:p w14:paraId="02D42491" w14:textId="77777777" w:rsidR="00B95434" w:rsidRDefault="00B95434" w:rsidP="005613AE">
      <w:pPr>
        <w:rPr>
          <w:rFonts w:ascii="Arial" w:hAnsi="Arial" w:cs="Arial"/>
          <w:color w:val="0000FF"/>
        </w:rPr>
      </w:pPr>
    </w:p>
    <w:p w14:paraId="7B2280AE" w14:textId="77777777" w:rsidR="006D6FE5" w:rsidRDefault="00B95434" w:rsidP="005613AE">
      <w:pPr>
        <w:rPr>
          <w:rFonts w:ascii="Arial" w:hAnsi="Arial" w:cs="Arial"/>
          <w:color w:val="0000FF"/>
        </w:rPr>
      </w:pPr>
      <w:r>
        <w:rPr>
          <w:rFonts w:ascii="Arial" w:hAnsi="Arial" w:cs="Arial"/>
          <w:color w:val="0000FF"/>
        </w:rPr>
        <w:t xml:space="preserve">A Vállalkozás eredmény megállapításának választott módja, illetve a számviteli beszámoló eredménykimutatásának választott típusa:  </w:t>
      </w:r>
    </w:p>
    <w:p w14:paraId="592E42D2" w14:textId="3010448C" w:rsidR="004F3E38" w:rsidRDefault="00B95434" w:rsidP="005613AE">
      <w:pPr>
        <w:rPr>
          <w:rFonts w:ascii="Arial" w:hAnsi="Arial" w:cs="Arial"/>
          <w:color w:val="0000FF"/>
        </w:rPr>
      </w:pPr>
      <w:r>
        <w:rPr>
          <w:rFonts w:ascii="Arial" w:hAnsi="Arial" w:cs="Arial"/>
          <w:color w:val="0000FF"/>
        </w:rPr>
        <w:t xml:space="preserve">összköltség eljárású </w:t>
      </w:r>
    </w:p>
    <w:p w14:paraId="2DD8F409" w14:textId="7A74B40B" w:rsidR="004F3E38" w:rsidRDefault="00DA13B1" w:rsidP="005613AE">
      <w:pPr>
        <w:rPr>
          <w:rFonts w:ascii="Arial" w:hAnsi="Arial" w:cs="Arial"/>
          <w:color w:val="0000FF"/>
        </w:rPr>
      </w:pPr>
      <w:r>
        <w:rPr>
          <w:rFonts w:ascii="Arial" w:hAnsi="Arial" w:cs="Arial"/>
          <w:color w:val="FF0000"/>
        </w:rPr>
        <w:t>VAGY</w:t>
      </w:r>
      <w:r>
        <w:rPr>
          <w:rFonts w:ascii="Arial" w:hAnsi="Arial" w:cs="Arial"/>
          <w:color w:val="0000FF"/>
        </w:rPr>
        <w:t xml:space="preserve"> </w:t>
      </w:r>
    </w:p>
    <w:p w14:paraId="2BE59CC2" w14:textId="77777777" w:rsidR="004F3E38" w:rsidRDefault="00B95434" w:rsidP="005613AE">
      <w:pPr>
        <w:rPr>
          <w:rFonts w:ascii="Arial" w:hAnsi="Arial" w:cs="Arial"/>
          <w:color w:val="0000FF"/>
        </w:rPr>
      </w:pPr>
      <w:r>
        <w:rPr>
          <w:rFonts w:ascii="Arial" w:hAnsi="Arial" w:cs="Arial"/>
          <w:color w:val="0000FF"/>
        </w:rPr>
        <w:t xml:space="preserve">forgalmi költség eljárású </w:t>
      </w:r>
    </w:p>
    <w:p w14:paraId="439D1FE8" w14:textId="02590370" w:rsidR="00B95434" w:rsidRDefault="00DA13B1" w:rsidP="005613AE">
      <w:pPr>
        <w:rPr>
          <w:rFonts w:ascii="Arial" w:hAnsi="Arial" w:cs="Arial"/>
          <w:color w:val="0000FF"/>
        </w:rPr>
      </w:pPr>
      <w:r>
        <w:rPr>
          <w:rFonts w:ascii="Arial" w:hAnsi="Arial" w:cs="Arial"/>
          <w:color w:val="0000FF"/>
        </w:rPr>
        <w:t>eredménykimutatás.</w:t>
      </w:r>
    </w:p>
    <w:p w14:paraId="7DDDDD38" w14:textId="77777777" w:rsidR="00B95434" w:rsidRDefault="00B95434" w:rsidP="005613AE">
      <w:pPr>
        <w:rPr>
          <w:rFonts w:ascii="Arial" w:hAnsi="Arial" w:cs="Arial"/>
          <w:color w:val="0000FF"/>
        </w:rPr>
      </w:pPr>
    </w:p>
    <w:p w14:paraId="437CBAA9" w14:textId="77777777" w:rsidR="00B95434" w:rsidRDefault="00B95434" w:rsidP="005613AE">
      <w:pPr>
        <w:rPr>
          <w:rFonts w:ascii="Arial" w:hAnsi="Arial" w:cs="Arial"/>
          <w:color w:val="0000FF"/>
        </w:rPr>
      </w:pPr>
    </w:p>
    <w:p w14:paraId="2311AF0D" w14:textId="77777777" w:rsidR="00B95434" w:rsidRDefault="00B95434" w:rsidP="005613AE">
      <w:pPr>
        <w:rPr>
          <w:rFonts w:ascii="Arial" w:hAnsi="Arial" w:cs="Arial"/>
          <w:b/>
          <w:bCs/>
        </w:rPr>
      </w:pPr>
      <w:r>
        <w:rPr>
          <w:rFonts w:ascii="Arial" w:hAnsi="Arial" w:cs="Arial"/>
          <w:b/>
          <w:bCs/>
        </w:rPr>
        <w:t>IV.4. TÉTELEK TOVÁBBTAGOLÁSA, ÚJ TÉTELEK FELVÉTELE, TÉTELEK ÖSSZEVONÁSA, ELHAGYÁSA</w:t>
      </w:r>
    </w:p>
    <w:p w14:paraId="78754E66" w14:textId="77777777" w:rsidR="00B95434" w:rsidRPr="003F2B04" w:rsidRDefault="00B95434" w:rsidP="005613AE">
      <w:pPr>
        <w:rPr>
          <w:rFonts w:ascii="Arial" w:hAnsi="Arial" w:cs="Arial"/>
        </w:rPr>
      </w:pPr>
    </w:p>
    <w:p w14:paraId="08FD2C0E" w14:textId="6A2C12D0" w:rsidR="00B95434" w:rsidRPr="003F2B04" w:rsidRDefault="00B95434" w:rsidP="005613AE">
      <w:pPr>
        <w:jc w:val="both"/>
        <w:rPr>
          <w:rFonts w:ascii="Arial" w:hAnsi="Arial" w:cs="Arial"/>
        </w:rPr>
      </w:pPr>
      <w:r>
        <w:rPr>
          <w:rFonts w:ascii="Arial" w:hAnsi="Arial" w:cs="Arial"/>
        </w:rPr>
        <w:t xml:space="preserve">A Számviteli törvény 1. számú mellékletben megadott </w:t>
      </w:r>
      <w:r>
        <w:rPr>
          <w:rFonts w:ascii="Arial" w:hAnsi="Arial" w:cs="Arial"/>
          <w:b/>
          <w:bCs/>
        </w:rPr>
        <w:t>mérleg tételeinek</w:t>
      </w:r>
      <w:r>
        <w:rPr>
          <w:rFonts w:ascii="Arial" w:hAnsi="Arial" w:cs="Arial"/>
        </w:rPr>
        <w:t xml:space="preserve"> további tagolása megengedett.   Új tételek is felvehetők, ha azok jogszabály szerinti tartalmát az előírt séma szerinti tételek egyikének e törvény szerinti elnevezése, tartalma sem fedi le. Ez esetben az új tétel tartalmát, az elkülönítés indokait a kiegészítő mellékletben be kell mutatni.</w:t>
      </w:r>
    </w:p>
    <w:p w14:paraId="738FBAD9" w14:textId="77777777" w:rsidR="00B95434" w:rsidRDefault="00B95434" w:rsidP="005613AE">
      <w:pPr>
        <w:rPr>
          <w:rFonts w:ascii="Arial" w:hAnsi="Arial" w:cs="Arial"/>
        </w:rPr>
      </w:pPr>
    </w:p>
    <w:p w14:paraId="6C0005A6" w14:textId="77777777" w:rsidR="00B95434" w:rsidRPr="003F2B04" w:rsidRDefault="00B95434" w:rsidP="005613AE">
      <w:pPr>
        <w:rPr>
          <w:rFonts w:ascii="Arial" w:hAnsi="Arial" w:cs="Arial"/>
        </w:rPr>
      </w:pPr>
      <w:r>
        <w:rPr>
          <w:rFonts w:ascii="Arial" w:hAnsi="Arial" w:cs="Arial"/>
        </w:rPr>
        <w:lastRenderedPageBreak/>
        <w:t xml:space="preserve">A megadott mérleg arab számmal jelzett tételei egy-egy római számmal jelzett eszköz-, illetve forráscsoporton belül összevonhatók, ha</w:t>
      </w:r>
    </w:p>
    <w:p w14:paraId="57E5A405"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összegükben a megbízható és valós összkép szempontjából nem jelentősek,</w:t>
      </w:r>
    </w:p>
    <w:p w14:paraId="1FD23141"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összevonása elősegíti a világosság elvének érvényesülését,</w:t>
      </w:r>
    </w:p>
    <w:p w14:paraId="5DB8517E" w14:textId="77777777" w:rsidR="00B95434" w:rsidRDefault="00B95434" w:rsidP="005613AE">
      <w:pPr>
        <w:numPr>
          <w:ilvl w:val="0"/>
          <w:numId w:val="3"/>
        </w:numPr>
        <w:spacing w:before="120"/>
        <w:ind w:left="714" w:hanging="357"/>
        <w:rPr>
          <w:rFonts w:ascii="Arial" w:hAnsi="Arial" w:cs="Arial"/>
        </w:rPr>
      </w:pPr>
      <w:r>
        <w:rPr>
          <w:rFonts w:ascii="Arial" w:hAnsi="Arial" w:cs="Arial"/>
        </w:rPr>
        <w:t>az összevont tételek részletezését és az összevonás indokát a kiegészítő melléklet tartalmazza.</w:t>
      </w:r>
    </w:p>
    <w:p w14:paraId="031B4889" w14:textId="77777777" w:rsidR="00B95434" w:rsidRDefault="00B95434" w:rsidP="005613AE">
      <w:pPr>
        <w:rPr>
          <w:rFonts w:ascii="Arial" w:hAnsi="Arial" w:cs="Arial"/>
        </w:rPr>
      </w:pPr>
    </w:p>
    <w:p w14:paraId="32728E92" w14:textId="37DAA97A" w:rsidR="00B95434" w:rsidRPr="003F2B04" w:rsidRDefault="00B95434" w:rsidP="005613AE">
      <w:pPr>
        <w:jc w:val="both"/>
        <w:rPr>
          <w:rFonts w:ascii="Arial" w:hAnsi="Arial" w:cs="Arial"/>
        </w:rPr>
      </w:pPr>
      <w:r>
        <w:rPr>
          <w:rFonts w:ascii="Arial" w:hAnsi="Arial" w:cs="Arial"/>
        </w:rPr>
        <w:t xml:space="preserve">Az eredménykimutatásnak a Számviteli törvény 2. és 3. számú mellékleteiben megadott tételeinek további tagolása megengedett, amennyiben az egyes tételek további részletezése az eredmény valós értéke kialakulásának megismeréséhez, alátámasztásához ez szükséges.   Új tételek is felvehetők, ha azok jogszabály szerinti tartalmát az előírt séma szerinti tételek egyikének e törvény szerinti elnevezése, tartalma sem fedi le. </w:t>
      </w:r>
    </w:p>
    <w:p w14:paraId="6FD43C0C" w14:textId="77777777" w:rsidR="00B95434" w:rsidRDefault="00B95434" w:rsidP="005613AE">
      <w:pPr>
        <w:jc w:val="both"/>
        <w:rPr>
          <w:rFonts w:ascii="Arial" w:hAnsi="Arial" w:cs="Arial"/>
        </w:rPr>
      </w:pPr>
    </w:p>
    <w:p w14:paraId="3C107D5D" w14:textId="77777777" w:rsidR="00B95434" w:rsidRPr="003F2B04" w:rsidRDefault="00B95434" w:rsidP="005613AE">
      <w:pPr>
        <w:jc w:val="both"/>
        <w:rPr>
          <w:rFonts w:ascii="Arial" w:hAnsi="Arial" w:cs="Arial"/>
        </w:rPr>
      </w:pPr>
      <w:r>
        <w:rPr>
          <w:rFonts w:ascii="Arial" w:hAnsi="Arial" w:cs="Arial"/>
        </w:rPr>
        <w:t>A megadott eredménykimutatás arab számmal jelzett tételei egy-egy római számmal jelzett bevétel-, illetve ráfordításcsoporton belül összevonhatók, ha</w:t>
      </w:r>
    </w:p>
    <w:p w14:paraId="5FA62CEE"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összegükben a megbízható és valós összkép szempontjából nem jelentősek,</w:t>
      </w:r>
    </w:p>
    <w:p w14:paraId="05167FA1" w14:textId="77777777" w:rsidR="00B95434" w:rsidRDefault="00B95434" w:rsidP="005613AE">
      <w:pPr>
        <w:numPr>
          <w:ilvl w:val="0"/>
          <w:numId w:val="3"/>
        </w:numPr>
        <w:spacing w:before="120"/>
        <w:ind w:left="714" w:hanging="357"/>
        <w:rPr>
          <w:rFonts w:ascii="Arial" w:hAnsi="Arial" w:cs="Arial"/>
        </w:rPr>
      </w:pPr>
      <w:r>
        <w:rPr>
          <w:rFonts w:ascii="Arial" w:hAnsi="Arial" w:cs="Arial"/>
        </w:rPr>
        <w:t>azok összevonása elősegíti a világosság elvének érvényesülését,</w:t>
      </w:r>
    </w:p>
    <w:p w14:paraId="4B2AFCCF" w14:textId="77777777" w:rsidR="00B95434" w:rsidRDefault="00B95434" w:rsidP="005613AE">
      <w:pPr>
        <w:numPr>
          <w:ilvl w:val="0"/>
          <w:numId w:val="3"/>
        </w:numPr>
        <w:spacing w:before="120"/>
        <w:ind w:left="714" w:hanging="357"/>
        <w:rPr>
          <w:rFonts w:ascii="Arial" w:hAnsi="Arial" w:cs="Arial"/>
        </w:rPr>
      </w:pPr>
      <w:r>
        <w:rPr>
          <w:rFonts w:ascii="Arial" w:hAnsi="Arial" w:cs="Arial"/>
        </w:rPr>
        <w:t>az összevont tételek és az összevonás indoka a kiegészítő mellékletben bemutatásra kerül.</w:t>
      </w:r>
    </w:p>
    <w:p w14:paraId="4B316951" w14:textId="77777777" w:rsidR="00B95434" w:rsidRDefault="00B95434" w:rsidP="005613AE">
      <w:pPr>
        <w:rPr>
          <w:rFonts w:ascii="Arial" w:hAnsi="Arial" w:cs="Arial"/>
        </w:rPr>
      </w:pPr>
    </w:p>
    <w:p w14:paraId="41A21348" w14:textId="77777777" w:rsidR="00B95434" w:rsidRDefault="00B95434" w:rsidP="005613AE">
      <w:pPr>
        <w:rPr>
          <w:rFonts w:ascii="Arial" w:hAnsi="Arial" w:cs="Arial"/>
          <w:b/>
          <w:bCs/>
        </w:rPr>
      </w:pPr>
      <w:r>
        <w:rPr>
          <w:rFonts w:ascii="Arial" w:hAnsi="Arial" w:cs="Arial"/>
          <w:b/>
          <w:bCs/>
        </w:rPr>
        <w:t>Tételek továbbtagolása</w:t>
      </w:r>
    </w:p>
    <w:p w14:paraId="01CA763F" w14:textId="77777777" w:rsidR="00B95434" w:rsidRPr="001978FA" w:rsidRDefault="00B95434" w:rsidP="005613AE">
      <w:pPr>
        <w:rPr>
          <w:rFonts w:ascii="Arial" w:hAnsi="Arial" w:cs="Arial"/>
          <w:b/>
          <w:bCs/>
        </w:rPr>
      </w:pPr>
    </w:p>
    <w:p w14:paraId="4F26EE22" w14:textId="1966EF35" w:rsidR="00B95434" w:rsidRPr="003F2B04" w:rsidRDefault="00B95434" w:rsidP="005613AE">
      <w:pPr>
        <w:jc w:val="both"/>
        <w:rPr>
          <w:rFonts w:ascii="Arial" w:hAnsi="Arial" w:cs="Arial"/>
          <w:color w:val="0000FF"/>
        </w:rPr>
      </w:pPr>
      <w:r>
        <w:rPr>
          <w:rFonts w:ascii="Arial" w:hAnsi="Arial" w:cs="Arial"/>
          <w:color w:val="0000FF"/>
        </w:rPr>
        <w:t xml:space="preserve">Vállalkozásunk a mérleg és eredménykimutatás tételeit csak akkor tagolja tovább, ha ezáltal a felhasználó lényeges többletinformációhoz juthat. A tagolás részletezettségét az információ tartalma és az információigény határozza meg.</w:t>
      </w:r>
    </w:p>
    <w:p w14:paraId="238A5E61" w14:textId="77777777" w:rsidR="00B95434" w:rsidRPr="003F2B04" w:rsidRDefault="00B95434" w:rsidP="005613AE">
      <w:pPr>
        <w:rPr>
          <w:rFonts w:ascii="Arial" w:hAnsi="Arial" w:cs="Arial"/>
          <w:color w:val="0000FF"/>
        </w:rPr>
      </w:pPr>
    </w:p>
    <w:p w14:paraId="0E53796C" w14:textId="77777777" w:rsidR="00B95434" w:rsidRPr="000C191C" w:rsidRDefault="00B95434" w:rsidP="005613AE">
      <w:pPr>
        <w:rPr>
          <w:rFonts w:ascii="Arial" w:hAnsi="Arial" w:cs="Arial"/>
          <w:color w:val="FF0000"/>
        </w:rPr>
      </w:pPr>
      <w:r>
        <w:rPr>
          <w:rFonts w:ascii="Arial" w:hAnsi="Arial" w:cs="Arial"/>
          <w:color w:val="FF0000"/>
        </w:rPr>
        <w:t>VAGY</w:t>
      </w:r>
    </w:p>
    <w:p w14:paraId="3365D0F8" w14:textId="77777777" w:rsidR="00B95434" w:rsidRPr="003F2B04" w:rsidRDefault="00B95434" w:rsidP="005613AE">
      <w:pPr>
        <w:rPr>
          <w:rFonts w:ascii="Arial" w:hAnsi="Arial" w:cs="Arial"/>
          <w:color w:val="0000FF"/>
        </w:rPr>
      </w:pPr>
    </w:p>
    <w:p w14:paraId="640E7E6D" w14:textId="462211A1" w:rsidR="00B95434" w:rsidRPr="003F2B04" w:rsidRDefault="00B95434" w:rsidP="005613AE">
      <w:pPr>
        <w:rPr>
          <w:rFonts w:ascii="Arial" w:hAnsi="Arial" w:cs="Arial"/>
          <w:color w:val="0000FF"/>
        </w:rPr>
      </w:pPr>
      <w:r>
        <w:rPr>
          <w:rFonts w:ascii="Arial" w:hAnsi="Arial" w:cs="Arial"/>
          <w:color w:val="0000FF"/>
        </w:rPr>
        <w:t xml:space="preserve">A mérleg és az eredménykimutatás tételei tovább tagolásának lehetőségével nem élünk.</w:t>
      </w:r>
    </w:p>
    <w:p w14:paraId="1B150E9D" w14:textId="77777777" w:rsidR="00B95434" w:rsidRDefault="00B95434" w:rsidP="005613AE">
      <w:pPr>
        <w:rPr>
          <w:rFonts w:ascii="Arial" w:hAnsi="Arial" w:cs="Arial"/>
        </w:rPr>
      </w:pPr>
    </w:p>
    <w:p w14:paraId="11DE6FE9" w14:textId="77777777" w:rsidR="00B95434" w:rsidRPr="001978FA" w:rsidRDefault="00B95434" w:rsidP="005613AE">
      <w:pPr>
        <w:rPr>
          <w:rFonts w:ascii="Arial" w:hAnsi="Arial" w:cs="Arial"/>
          <w:b/>
          <w:bCs/>
        </w:rPr>
      </w:pPr>
      <w:r>
        <w:rPr>
          <w:rFonts w:ascii="Arial" w:hAnsi="Arial" w:cs="Arial"/>
          <w:b/>
          <w:bCs/>
        </w:rPr>
        <w:t>Új tételek felvétele</w:t>
      </w:r>
    </w:p>
    <w:p w14:paraId="1D77ED14" w14:textId="77777777" w:rsidR="00B95434" w:rsidRDefault="00B95434" w:rsidP="005613AE">
      <w:pPr>
        <w:rPr>
          <w:rFonts w:ascii="Arial" w:hAnsi="Arial" w:cs="Arial"/>
        </w:rPr>
      </w:pPr>
    </w:p>
    <w:p w14:paraId="1CCECAEB" w14:textId="77777777" w:rsidR="00B95434" w:rsidRPr="001978FA" w:rsidRDefault="00B95434" w:rsidP="005613AE">
      <w:pPr>
        <w:jc w:val="both"/>
        <w:rPr>
          <w:rFonts w:ascii="Arial" w:hAnsi="Arial" w:cs="Arial"/>
          <w:color w:val="0000FF"/>
        </w:rPr>
      </w:pPr>
      <w:r>
        <w:rPr>
          <w:rFonts w:ascii="Arial" w:hAnsi="Arial" w:cs="Arial"/>
          <w:color w:val="0000FF"/>
        </w:rPr>
        <w:t>A Vállalkozás a mérlegében és eredménykimutatásában csak akkor vesz fel új tételt, ha annak jogszabály szerinti tartalmát az előírt séma szerinti tételek egyikének elnevezése, tartalma sem fedi le. Ebben az esetben az elkülönítés indoka és az új tételek tartalma a tárgyévi kiegészítő mellékletben - amennyiben annak elkészítése előírás - bemutatásra kerül.</w:t>
      </w:r>
    </w:p>
    <w:p w14:paraId="444B6B1E" w14:textId="77777777" w:rsidR="00B95434" w:rsidRPr="001978FA" w:rsidRDefault="00B95434" w:rsidP="005613AE">
      <w:pPr>
        <w:rPr>
          <w:rFonts w:ascii="Arial" w:hAnsi="Arial" w:cs="Arial"/>
          <w:color w:val="0000FF"/>
        </w:rPr>
      </w:pPr>
    </w:p>
    <w:p w14:paraId="1C593E42" w14:textId="77777777" w:rsidR="00B95434" w:rsidRPr="000C191C" w:rsidRDefault="00B95434" w:rsidP="005613AE">
      <w:pPr>
        <w:rPr>
          <w:rFonts w:ascii="Arial" w:hAnsi="Arial" w:cs="Arial"/>
          <w:color w:val="FF0000"/>
        </w:rPr>
      </w:pPr>
      <w:r>
        <w:rPr>
          <w:rFonts w:ascii="Arial" w:hAnsi="Arial" w:cs="Arial"/>
          <w:color w:val="FF0000"/>
        </w:rPr>
        <w:t>VAGY</w:t>
      </w:r>
    </w:p>
    <w:p w14:paraId="26B63415" w14:textId="77777777" w:rsidR="00B95434" w:rsidRPr="001978FA" w:rsidRDefault="00B95434" w:rsidP="005613AE">
      <w:pPr>
        <w:rPr>
          <w:rFonts w:ascii="Arial" w:hAnsi="Arial" w:cs="Arial"/>
          <w:color w:val="0000FF"/>
        </w:rPr>
      </w:pPr>
    </w:p>
    <w:p w14:paraId="36F8D5C2" w14:textId="77777777" w:rsidR="00B95434" w:rsidRPr="001978FA" w:rsidRDefault="00B95434" w:rsidP="005613AE">
      <w:pPr>
        <w:rPr>
          <w:rFonts w:ascii="Arial" w:hAnsi="Arial" w:cs="Arial"/>
          <w:color w:val="0000FF"/>
        </w:rPr>
      </w:pPr>
      <w:r>
        <w:rPr>
          <w:rFonts w:ascii="Arial" w:hAnsi="Arial" w:cs="Arial"/>
          <w:color w:val="0000FF"/>
        </w:rPr>
        <w:t>A Vállalkozás új mérleg- és eredménykimutatás tételek felvételének lehetőségével nem kíván élni.</w:t>
      </w:r>
    </w:p>
    <w:p w14:paraId="032D3BF0" w14:textId="77777777" w:rsidR="00B95434" w:rsidRDefault="00B95434" w:rsidP="005613AE">
      <w:pPr>
        <w:rPr>
          <w:rFonts w:ascii="Arial" w:hAnsi="Arial" w:cs="Arial"/>
        </w:rPr>
      </w:pPr>
    </w:p>
    <w:p w14:paraId="79610C19" w14:textId="77777777" w:rsidR="00B95434" w:rsidRPr="001978FA" w:rsidRDefault="00B95434" w:rsidP="005613AE">
      <w:pPr>
        <w:rPr>
          <w:rFonts w:ascii="Arial" w:hAnsi="Arial" w:cs="Arial"/>
          <w:b/>
          <w:bCs/>
        </w:rPr>
      </w:pPr>
      <w:r>
        <w:rPr>
          <w:rFonts w:ascii="Arial" w:hAnsi="Arial" w:cs="Arial"/>
          <w:b/>
          <w:bCs/>
        </w:rPr>
        <w:lastRenderedPageBreak/>
        <w:t>Tételek összevonása</w:t>
      </w:r>
    </w:p>
    <w:p w14:paraId="1B1A17D8" w14:textId="77777777" w:rsidR="00B95434" w:rsidRDefault="00B95434" w:rsidP="005613AE">
      <w:pPr>
        <w:rPr>
          <w:rFonts w:ascii="Arial" w:hAnsi="Arial" w:cs="Arial"/>
        </w:rPr>
      </w:pPr>
    </w:p>
    <w:p w14:paraId="53116E24" w14:textId="77777777" w:rsidR="00B95434" w:rsidRPr="001978FA" w:rsidRDefault="00B95434" w:rsidP="005613AE">
      <w:pPr>
        <w:jc w:val="both"/>
        <w:rPr>
          <w:rFonts w:ascii="Arial" w:hAnsi="Arial" w:cs="Arial"/>
          <w:color w:val="0000FF"/>
        </w:rPr>
      </w:pPr>
      <w:r>
        <w:rPr>
          <w:rFonts w:ascii="Arial" w:hAnsi="Arial" w:cs="Arial"/>
          <w:color w:val="0000FF"/>
        </w:rPr>
        <w:t>A mérleg és eredménykimutatás arab számmal jelzett tételei - a kapcsolt vállalkozásokkal összefüggő tételek kivételével - csak akkor kerülnek összevonásra, ha ez a világosság elvének érvényesülését elősegíti, és az összevont tételek összegei a megbízható és valós összkép szempontjából nem jelentősek. Tételek összevonása esetén az összevonás indoka és a tételek részletezése - amennyiben annak elkészítése előírás - a tárgyévi kiegészítő mellékletben kerül bemutatásra.</w:t>
      </w:r>
    </w:p>
    <w:p w14:paraId="5EBB4F84" w14:textId="77777777" w:rsidR="00B95434" w:rsidRPr="001978FA" w:rsidRDefault="00B95434" w:rsidP="005613AE">
      <w:pPr>
        <w:rPr>
          <w:rFonts w:ascii="Arial" w:hAnsi="Arial" w:cs="Arial"/>
          <w:color w:val="0000FF"/>
        </w:rPr>
      </w:pPr>
    </w:p>
    <w:p w14:paraId="52E65F22" w14:textId="77777777" w:rsidR="00B95434" w:rsidRPr="000C191C" w:rsidRDefault="00B95434" w:rsidP="005613AE">
      <w:pPr>
        <w:rPr>
          <w:rFonts w:ascii="Arial" w:hAnsi="Arial" w:cs="Arial"/>
          <w:color w:val="FF0000"/>
        </w:rPr>
      </w:pPr>
      <w:r>
        <w:rPr>
          <w:rFonts w:ascii="Arial" w:hAnsi="Arial" w:cs="Arial"/>
          <w:color w:val="FF0000"/>
        </w:rPr>
        <w:t>VAGY</w:t>
      </w:r>
    </w:p>
    <w:p w14:paraId="6ADC6F92" w14:textId="77777777" w:rsidR="00B95434" w:rsidRPr="001978FA" w:rsidRDefault="00B95434" w:rsidP="005613AE">
      <w:pPr>
        <w:rPr>
          <w:rFonts w:ascii="Arial" w:hAnsi="Arial" w:cs="Arial"/>
          <w:color w:val="0000FF"/>
        </w:rPr>
      </w:pPr>
    </w:p>
    <w:p w14:paraId="25B1142D" w14:textId="77777777" w:rsidR="00B95434" w:rsidRPr="001978FA" w:rsidRDefault="00B95434" w:rsidP="005613AE">
      <w:pPr>
        <w:rPr>
          <w:rFonts w:ascii="Arial" w:hAnsi="Arial" w:cs="Arial"/>
          <w:color w:val="0000FF"/>
        </w:rPr>
      </w:pPr>
      <w:r>
        <w:rPr>
          <w:rFonts w:ascii="Arial" w:hAnsi="Arial" w:cs="Arial"/>
          <w:color w:val="0000FF"/>
        </w:rPr>
        <w:t>A mérleg és eredménykimutatás tételei nem kerülnek összevonásra, e lehetőséggel a Vállalkozás nem kíván élni.</w:t>
      </w:r>
    </w:p>
    <w:p w14:paraId="155FB7A0" w14:textId="77777777" w:rsidR="00B95434" w:rsidRDefault="00B95434" w:rsidP="005613AE">
      <w:pPr>
        <w:rPr>
          <w:rFonts w:ascii="Arial" w:hAnsi="Arial" w:cs="Arial"/>
        </w:rPr>
      </w:pPr>
    </w:p>
    <w:p w14:paraId="14142E39" w14:textId="77777777" w:rsidR="00B95434" w:rsidRPr="001978FA" w:rsidRDefault="00B95434" w:rsidP="005613AE">
      <w:pPr>
        <w:rPr>
          <w:rFonts w:ascii="Arial" w:hAnsi="Arial" w:cs="Arial"/>
          <w:b/>
          <w:bCs/>
        </w:rPr>
      </w:pPr>
      <w:r>
        <w:rPr>
          <w:rFonts w:ascii="Arial" w:hAnsi="Arial" w:cs="Arial"/>
          <w:b/>
          <w:bCs/>
        </w:rPr>
        <w:t>Tételek elhagyása</w:t>
      </w:r>
    </w:p>
    <w:p w14:paraId="653E03EA" w14:textId="77777777" w:rsidR="00B95434" w:rsidRDefault="00B95434" w:rsidP="005613AE">
      <w:pPr>
        <w:rPr>
          <w:rFonts w:ascii="Arial" w:hAnsi="Arial" w:cs="Arial"/>
        </w:rPr>
      </w:pPr>
    </w:p>
    <w:p w14:paraId="17292597" w14:textId="77777777" w:rsidR="00B95434" w:rsidRPr="001978FA" w:rsidRDefault="00B95434" w:rsidP="005613AE">
      <w:pPr>
        <w:rPr>
          <w:rFonts w:ascii="Arial" w:hAnsi="Arial" w:cs="Arial"/>
          <w:color w:val="0000FF"/>
        </w:rPr>
      </w:pPr>
      <w:r>
        <w:rPr>
          <w:rFonts w:ascii="Arial" w:hAnsi="Arial" w:cs="Arial"/>
          <w:color w:val="0000FF"/>
        </w:rPr>
        <w:t>A mérlegben és az eredménykimutatásban nem kell szerepeltetni (elhagyhatók) az arab számmal jelölt tételek közül azokat, amelyeknél sem az előző üzleti évre, sem az előző évek módosításaként, sem a tárgyévre vonatkozóan adat nem szerepel.</w:t>
      </w:r>
    </w:p>
    <w:p w14:paraId="2093D5D1" w14:textId="77777777" w:rsidR="00B95434" w:rsidRPr="001978FA" w:rsidRDefault="00B95434" w:rsidP="005613AE">
      <w:pPr>
        <w:rPr>
          <w:rFonts w:ascii="Arial" w:hAnsi="Arial" w:cs="Arial"/>
          <w:color w:val="0000FF"/>
        </w:rPr>
      </w:pPr>
    </w:p>
    <w:p w14:paraId="627E8319" w14:textId="77777777" w:rsidR="00B95434" w:rsidRPr="000C191C" w:rsidRDefault="00B95434" w:rsidP="005613AE">
      <w:pPr>
        <w:rPr>
          <w:rFonts w:ascii="Arial" w:hAnsi="Arial" w:cs="Arial"/>
          <w:color w:val="FF0000"/>
        </w:rPr>
      </w:pPr>
      <w:r>
        <w:rPr>
          <w:rFonts w:ascii="Arial" w:hAnsi="Arial" w:cs="Arial"/>
          <w:color w:val="FF0000"/>
        </w:rPr>
        <w:t>VAGY</w:t>
      </w:r>
    </w:p>
    <w:p w14:paraId="2A783D8F" w14:textId="77777777" w:rsidR="00B95434" w:rsidRPr="001978FA" w:rsidRDefault="00B95434" w:rsidP="005613AE">
      <w:pPr>
        <w:rPr>
          <w:rFonts w:ascii="Arial" w:hAnsi="Arial" w:cs="Arial"/>
          <w:color w:val="0000FF"/>
        </w:rPr>
      </w:pPr>
    </w:p>
    <w:p w14:paraId="61DE6ADE" w14:textId="77777777" w:rsidR="00B95434" w:rsidRPr="001978FA" w:rsidRDefault="00B95434" w:rsidP="005613AE">
      <w:pPr>
        <w:rPr>
          <w:rFonts w:ascii="Arial" w:hAnsi="Arial" w:cs="Arial"/>
          <w:color w:val="0000FF"/>
        </w:rPr>
      </w:pPr>
      <w:r>
        <w:rPr>
          <w:rFonts w:ascii="Arial" w:hAnsi="Arial" w:cs="Arial"/>
          <w:color w:val="0000FF"/>
        </w:rPr>
        <w:t>A mérlegben és az eredménykimutatásban - az áttekinthetőség és az összehasonlíthatóság érdekében - az előírt séma szerinti összes tétel feltüntetésre kerül, függetlenül attól, hogy szerepel-e adat az adott sorban.</w:t>
      </w:r>
    </w:p>
    <w:p w14:paraId="2CB6B146" w14:textId="77777777" w:rsidR="00B95434" w:rsidRDefault="00B95434" w:rsidP="005613AE">
      <w:pPr>
        <w:rPr>
          <w:rFonts w:ascii="Arial" w:hAnsi="Arial" w:cs="Arial"/>
        </w:rPr>
      </w:pPr>
    </w:p>
    <w:p w14:paraId="77BB901C" w14:textId="77777777" w:rsidR="00B95434" w:rsidRPr="001978FA" w:rsidRDefault="00B95434" w:rsidP="005613AE">
      <w:pPr>
        <w:rPr>
          <w:rFonts w:ascii="Arial" w:hAnsi="Arial" w:cs="Arial"/>
          <w:b/>
          <w:bCs/>
        </w:rPr>
      </w:pPr>
      <w:r>
        <w:rPr>
          <w:rFonts w:ascii="Arial" w:hAnsi="Arial" w:cs="Arial"/>
          <w:b/>
          <w:bCs/>
        </w:rPr>
        <w:t xml:space="preserve">IV.5. A BESZÁMOLÓ NYELVE, PÉNZNEME ÉS MÉRTÉKEGYSÉGE</w:t>
      </w:r>
    </w:p>
    <w:p w14:paraId="71947F86" w14:textId="77777777" w:rsidR="00B95434" w:rsidRDefault="00B95434" w:rsidP="005613AE">
      <w:pPr>
        <w:rPr>
          <w:rFonts w:ascii="Arial" w:hAnsi="Arial" w:cs="Arial"/>
        </w:rPr>
      </w:pPr>
    </w:p>
    <w:p w14:paraId="68ED3389" w14:textId="77777777" w:rsidR="00B95434" w:rsidRPr="00A03A97" w:rsidRDefault="00B95434" w:rsidP="005613AE">
      <w:pPr>
        <w:rPr>
          <w:rFonts w:ascii="Arial" w:hAnsi="Arial" w:cs="Arial"/>
          <w:b/>
          <w:bCs/>
        </w:rPr>
      </w:pPr>
      <w:r>
        <w:rPr>
          <w:rFonts w:ascii="Arial" w:hAnsi="Arial" w:cs="Arial"/>
          <w:b/>
          <w:bCs/>
        </w:rPr>
        <w:t>A beszámoló nyelve</w:t>
      </w:r>
    </w:p>
    <w:p w14:paraId="6EDEF259" w14:textId="77777777" w:rsidR="00B95434" w:rsidRDefault="00B95434" w:rsidP="005613AE">
      <w:pPr>
        <w:rPr>
          <w:rFonts w:ascii="Arial" w:hAnsi="Arial" w:cs="Arial"/>
        </w:rPr>
      </w:pPr>
    </w:p>
    <w:p w14:paraId="36E000C9" w14:textId="77777777" w:rsidR="004F3E38" w:rsidRDefault="00B95434" w:rsidP="005613AE">
      <w:pPr>
        <w:rPr>
          <w:rFonts w:ascii="Arial" w:hAnsi="Arial" w:cs="Arial"/>
        </w:rPr>
      </w:pPr>
      <w:r>
        <w:rPr>
          <w:rFonts w:ascii="Arial" w:hAnsi="Arial" w:cs="Arial"/>
        </w:rPr>
        <w:t xml:space="preserve">A Számviteli törvény 4. §-a és 20. §-a szerint az éves beszámolót magyar nyelven kell elkészíteni. </w:t>
      </w:r>
    </w:p>
    <w:p w14:paraId="10C94E9C" w14:textId="77777777" w:rsidR="004F3E38" w:rsidRDefault="004F3E38" w:rsidP="005613AE">
      <w:pPr>
        <w:rPr>
          <w:rFonts w:ascii="Arial" w:hAnsi="Arial" w:cs="Arial"/>
        </w:rPr>
      </w:pPr>
    </w:p>
    <w:p w14:paraId="5B966115" w14:textId="240B17D2" w:rsidR="00B95434" w:rsidRPr="00302A4F" w:rsidRDefault="00B95434" w:rsidP="005613AE">
      <w:pPr>
        <w:rPr>
          <w:rFonts w:ascii="Arial" w:hAnsi="Arial" w:cs="Arial"/>
        </w:rPr>
      </w:pPr>
      <w:r>
        <w:rPr>
          <w:rFonts w:ascii="Arial" w:hAnsi="Arial" w:cs="Arial"/>
          <w:color w:val="0000FF"/>
        </w:rPr>
        <w:t xml:space="preserve">A Vállalkozás beszámolója kizárólag magyar nyelven kerül összeállításra.</w:t>
      </w:r>
    </w:p>
    <w:p w14:paraId="331737E6" w14:textId="77777777" w:rsidR="00B95434" w:rsidRPr="00B4599C" w:rsidRDefault="00B95434" w:rsidP="005613AE">
      <w:pPr>
        <w:rPr>
          <w:rFonts w:ascii="Arial" w:hAnsi="Arial" w:cs="Arial"/>
          <w:color w:val="0000FF"/>
        </w:rPr>
      </w:pPr>
    </w:p>
    <w:p w14:paraId="1CC84128" w14:textId="77777777" w:rsidR="00B95434" w:rsidRPr="000C191C" w:rsidRDefault="00B95434" w:rsidP="005613AE">
      <w:pPr>
        <w:rPr>
          <w:rFonts w:ascii="Arial" w:hAnsi="Arial" w:cs="Arial"/>
          <w:color w:val="FF0000"/>
        </w:rPr>
      </w:pPr>
      <w:r>
        <w:rPr>
          <w:rFonts w:ascii="Arial" w:hAnsi="Arial" w:cs="Arial"/>
          <w:color w:val="FF0000"/>
        </w:rPr>
        <w:t>VAGY</w:t>
      </w:r>
    </w:p>
    <w:p w14:paraId="0B791ECF" w14:textId="589D8DF5" w:rsidR="00B95434" w:rsidRPr="00B4599C" w:rsidRDefault="00B95434" w:rsidP="005613AE">
      <w:pPr>
        <w:jc w:val="both"/>
        <w:rPr>
          <w:rFonts w:ascii="Arial" w:hAnsi="Arial" w:cs="Arial"/>
          <w:color w:val="0000FF"/>
        </w:rPr>
      </w:pPr>
      <w:r>
        <w:rPr>
          <w:rFonts w:ascii="Arial" w:hAnsi="Arial" w:cs="Arial"/>
          <w:color w:val="0000FF"/>
        </w:rPr>
        <w:t xml:space="preserve">A magyar számviteli szabályok szerint a számviteli beszámolót magyar nyelven kell elkészíteni.  A Vállalkozásnál ezen felül a beszámoló </w:t>
      </w:r>
      <w:r>
        <w:rPr>
          <w:rFonts w:ascii="Arial" w:hAnsi="Arial" w:cs="Arial"/>
          <w:i/>
          <w:iCs/>
          <w:color w:val="0000FF"/>
        </w:rPr>
      </w:r>
      <w:r>
        <w:rPr>
          <w:rFonts w:ascii="Arial" w:hAnsi="Arial" w:cs="Arial"/>
          <w:b/>
          <w:i/>
          <w:iCs/>
          <w:strike/>
          <w:color w:val="C00000"/>
          <w:highlight w:val="yellow"/>
        </w:rPr>
        <w:t>...........</w:t>
      </w:r>
      <w:r>
        <w:rPr>
          <w:rFonts w:ascii="Arial" w:hAnsi="Arial" w:cs="Arial"/>
          <w:i/>
          <w:iCs/>
          <w:color w:val="0000FF"/>
        </w:rPr>
        <w:t xml:space="preserve"> nyelven</w:t>
      </w:r>
      <w:r>
        <w:rPr>
          <w:rFonts w:ascii="Arial" w:hAnsi="Arial" w:cs="Arial"/>
          <w:color w:val="0000FF"/>
        </w:rPr>
        <w:t xml:space="preserve"> is összeállításra kerül, de a magyar és az idegen nyelvű szöveg eltérő értelmezése esetén a magyar nyelvű szöveg a meghatározó.</w:t>
      </w:r>
      <w:r>
        <w:rPr>
          <w:b/>
          <w:strike w:val="0"/>
          <w:color w:val="C00000"/>
          <w:highlight w:val="yellow"/>
        </w:rPr>
        <w:t xml:space="preserve"> [Szv 16. kérdés] </w:t>
      </w:r>
    </w:p>
    <w:p w14:paraId="409FA68B" w14:textId="77777777" w:rsidR="00B95434" w:rsidRDefault="00B95434" w:rsidP="005613AE">
      <w:pPr>
        <w:rPr>
          <w:rFonts w:ascii="Arial" w:hAnsi="Arial" w:cs="Arial"/>
        </w:rPr>
      </w:pPr>
    </w:p>
    <w:p w14:paraId="47C4F6F1" w14:textId="77777777" w:rsidR="00B95434" w:rsidRPr="001219A8" w:rsidRDefault="00B95434" w:rsidP="005613AE">
      <w:pPr>
        <w:rPr>
          <w:rFonts w:ascii="Arial" w:hAnsi="Arial" w:cs="Arial"/>
          <w:b/>
          <w:bCs/>
        </w:rPr>
      </w:pPr>
      <w:r>
        <w:rPr>
          <w:rFonts w:ascii="Arial" w:hAnsi="Arial" w:cs="Arial"/>
          <w:b/>
          <w:bCs/>
        </w:rPr>
        <w:t>A beszámoló pénzneme, mértékegysége</w:t>
      </w:r>
    </w:p>
    <w:p w14:paraId="6A424A39" w14:textId="77777777" w:rsidR="00B95434" w:rsidRDefault="00B95434" w:rsidP="005613AE">
      <w:pPr>
        <w:jc w:val="both"/>
        <w:rPr>
          <w:rFonts w:ascii="Arial" w:hAnsi="Arial" w:cs="Arial"/>
        </w:rPr>
      </w:pPr>
    </w:p>
    <w:p w14:paraId="73B9E75B" w14:textId="19BABF7B" w:rsidR="00B95434" w:rsidRPr="001219A8" w:rsidRDefault="00B95434" w:rsidP="005613AE">
      <w:pPr>
        <w:rPr>
          <w:rFonts w:ascii="Arial" w:hAnsi="Arial" w:cs="Arial"/>
        </w:rPr>
      </w:pPr>
      <w:r>
        <w:rPr>
          <w:rFonts w:ascii="Arial" w:hAnsi="Arial" w:cs="Arial"/>
        </w:rPr>
        <w:t xml:space="preserve">A Számviteli törvény 20. §-ának további rendelkezései szerint az éves beszámolóban az adatokat </w:t>
      </w:r>
      <w:r>
        <w:rPr>
          <w:rFonts w:ascii="Arial" w:hAnsi="Arial" w:cs="Arial"/>
          <w:b/>
          <w:bCs/>
        </w:rPr>
        <w:t>ezer forintban</w:t>
      </w:r>
      <w:r>
        <w:rPr>
          <w:rFonts w:ascii="Arial" w:hAnsi="Arial" w:cs="Arial"/>
        </w:rPr>
        <w:t xml:space="preserve"> kell megadni. Amennyiben a vállalkozó éves beszámolója mérlegének mérlegfőösszege meghaladja a száz milliárd forintot, akkor az adatokat millió forintban kell megadni kivéve, ha a vállalkozó devizakülföldi társaságnak minősül, mert akkor a létesítő okiratban meghatározott devizában kell elkészíteni beszámolóját. </w:t>
      </w:r>
    </w:p>
    <w:p w14:paraId="67FCC630" w14:textId="77777777" w:rsidR="006D6FE5" w:rsidRDefault="006D6FE5" w:rsidP="005613AE">
      <w:pPr>
        <w:jc w:val="both"/>
        <w:rPr>
          <w:rFonts w:ascii="Arial" w:hAnsi="Arial" w:cs="Arial"/>
        </w:rPr>
      </w:pPr>
    </w:p>
    <w:p w14:paraId="5B8EC812" w14:textId="75AF7A89" w:rsidR="00B95434" w:rsidRPr="001219A8" w:rsidRDefault="00B95434" w:rsidP="005613AE">
      <w:pPr>
        <w:jc w:val="both"/>
        <w:rPr>
          <w:rFonts w:ascii="Arial" w:hAnsi="Arial" w:cs="Arial"/>
        </w:rPr>
      </w:pPr>
      <w:r>
        <w:rPr>
          <w:rFonts w:ascii="Arial" w:hAnsi="Arial" w:cs="Arial"/>
        </w:rPr>
        <w:lastRenderedPageBreak/>
        <w:t xml:space="preserve">Ezen túlmenően bármely vállalkozó </w:t>
      </w:r>
      <w:r>
        <w:rPr>
          <w:rFonts w:ascii="Arial" w:hAnsi="Arial" w:cs="Arial"/>
          <w:b/>
          <w:bCs/>
        </w:rPr>
        <w:t>euróban vagy USA dollárban</w:t>
      </w:r>
      <w:r>
        <w:rPr>
          <w:rFonts w:ascii="Arial" w:hAnsi="Arial" w:cs="Arial"/>
        </w:rPr>
        <w:t xml:space="preserve"> készítheti el éves beszámolóját, ha erre vonatkozó döntését a számviteli politikájában az üzleti év első napját megelőzően rögzítette és a létesítő okirata szerinti devizaként az eurót, illetve az USA dollárt jelölte meg. A vállalkozó e döntését legkorábban a döntést követő harmadik üzleti évre vonatkozóan változtathatja meg, amennyiben a számviteli politikáját és a létesítő okiratát ennek megfelelően módosítja.  A létesítő okirat erre vonatkozó módosításának időpontját a vállalkozó maga választhatja meg, de azt előre meg kell adni.</w:t>
      </w:r>
    </w:p>
    <w:p w14:paraId="0F9E44F1" w14:textId="77777777" w:rsidR="00B95434" w:rsidRPr="001219A8" w:rsidRDefault="00B95434" w:rsidP="005613AE">
      <w:pPr>
        <w:rPr>
          <w:rFonts w:ascii="Arial" w:hAnsi="Arial" w:cs="Arial"/>
        </w:rPr>
      </w:pPr>
    </w:p>
    <w:p w14:paraId="45C78254" w14:textId="6B5CF85A" w:rsidR="00B95434" w:rsidRPr="001219A8" w:rsidRDefault="00D57260" w:rsidP="005613AE">
      <w:pPr>
        <w:jc w:val="both"/>
        <w:rPr>
          <w:rFonts w:ascii="Arial" w:hAnsi="Arial" w:cs="Arial"/>
        </w:rPr>
      </w:pPr>
      <w:r>
        <w:rPr>
          <w:rFonts w:ascii="Arial" w:hAnsi="Arial" w:cs="Arial"/>
          <w:b/>
          <w:bCs/>
        </w:rPr>
        <w:t xml:space="preserve">Eurótól vagy USA dollártól eltérő devizában</w:t>
      </w:r>
      <w:r>
        <w:rPr>
          <w:rFonts w:ascii="Arial" w:hAnsi="Arial" w:cs="Arial"/>
        </w:rPr>
        <w:t xml:space="preserve"> készítheti el éves beszámolóját az a vállalkozó is, amelynél a tevékenység elsődleges gazdasági környezetének pénzneme (a funkcionális pénznem) az eurótól vagy USA dollártól eltérő deviza, feltéve, hogy</w:t>
      </w:r>
    </w:p>
    <w:p w14:paraId="11DFB3E0" w14:textId="77777777" w:rsidR="00B95434" w:rsidRDefault="00B95434" w:rsidP="00D57260">
      <w:pPr>
        <w:spacing w:before="120"/>
        <w:ind w:left="714"/>
        <w:rPr>
          <w:rFonts w:ascii="Arial" w:hAnsi="Arial" w:cs="Arial"/>
        </w:rPr>
      </w:pPr>
      <w:r>
        <w:rPr>
          <w:rFonts w:ascii="Arial" w:hAnsi="Arial" w:cs="Arial"/>
        </w:rPr>
        <w:t>a) bevételei, költségei és ráfordításai, valamint</w:t>
      </w:r>
    </w:p>
    <w:p w14:paraId="4E04464E" w14:textId="77777777" w:rsidR="00B95434" w:rsidRDefault="00B95434" w:rsidP="00D57260">
      <w:pPr>
        <w:spacing w:before="120"/>
        <w:ind w:left="714"/>
        <w:rPr>
          <w:rFonts w:ascii="Arial" w:hAnsi="Arial" w:cs="Arial"/>
        </w:rPr>
      </w:pPr>
      <w:r>
        <w:rPr>
          <w:rFonts w:ascii="Arial" w:hAnsi="Arial" w:cs="Arial"/>
        </w:rPr>
        <w:t>b) pénzügyi eszközei és pénzügyi kötelezettségei</w:t>
      </w:r>
    </w:p>
    <w:p w14:paraId="150A0571" w14:textId="77777777" w:rsidR="00B95434" w:rsidRDefault="00B95434" w:rsidP="005613AE">
      <w:pPr>
        <w:rPr>
          <w:rFonts w:ascii="Arial" w:hAnsi="Arial" w:cs="Arial"/>
        </w:rPr>
      </w:pPr>
    </w:p>
    <w:p w14:paraId="3C7F7121" w14:textId="149DFD25" w:rsidR="00B95434" w:rsidRDefault="00B95434" w:rsidP="005613AE">
      <w:pPr>
        <w:jc w:val="both"/>
        <w:rPr>
          <w:rFonts w:ascii="Arial" w:hAnsi="Arial" w:cs="Arial"/>
        </w:rPr>
      </w:pPr>
      <w:r>
        <w:rPr>
          <w:rFonts w:ascii="Arial" w:hAnsi="Arial" w:cs="Arial"/>
        </w:rPr>
        <w:t xml:space="preserve">az előző és a tárgyévi üzleti évben külön-külön több mint 25%-ban az adott devizában merülnek fel. A feltételek fennállásának megállapításánál a b) pont szerinti tételeknél a mérlegen kívüli tételeket figyelmen kívül kell hagyni. Devizában felmerült tételként lehet figyelembe venni a devizaalapú tételeket is.</w:t>
      </w:r>
    </w:p>
    <w:p w14:paraId="3BC1F773" w14:textId="77777777" w:rsidR="00D57260" w:rsidRDefault="00D57260" w:rsidP="005613AE">
      <w:pPr>
        <w:jc w:val="both"/>
        <w:rPr>
          <w:rFonts w:ascii="Arial" w:hAnsi="Arial" w:cs="Arial"/>
        </w:rPr>
      </w:pPr>
    </w:p>
    <w:p w14:paraId="0023D7DC" w14:textId="77777777" w:rsidR="00B95434" w:rsidRPr="001219A8" w:rsidRDefault="00B95434" w:rsidP="005613AE">
      <w:pPr>
        <w:jc w:val="both"/>
        <w:rPr>
          <w:rFonts w:ascii="Arial" w:hAnsi="Arial" w:cs="Arial"/>
        </w:rPr>
      </w:pPr>
      <w:r>
        <w:rPr>
          <w:rFonts w:ascii="Arial" w:hAnsi="Arial" w:cs="Arial"/>
        </w:rPr>
        <w:t>Az a pénznem, amelyben a létesítő okirat a jegyzett tőkét rögzíti, tekintendő létesítő okirat szerinti devizának és egyben a könyvvezetés, valamint a beszámolókészítés pénznemének, amit a vállalkozó a fenti szabályok alapján határozhat meg.</w:t>
      </w:r>
    </w:p>
    <w:p w14:paraId="7A1CB05E" w14:textId="77777777" w:rsidR="00B95434" w:rsidRPr="001219A8" w:rsidRDefault="00B95434" w:rsidP="005613AE">
      <w:pPr>
        <w:rPr>
          <w:rFonts w:ascii="Arial" w:hAnsi="Arial" w:cs="Arial"/>
        </w:rPr>
      </w:pPr>
    </w:p>
    <w:p w14:paraId="39A6EEC0" w14:textId="68B07623" w:rsidR="00B95434" w:rsidRPr="000518DE" w:rsidRDefault="00B95434" w:rsidP="005613AE">
      <w:pPr>
        <w:jc w:val="both"/>
        <w:rPr>
          <w:rFonts w:ascii="Arial" w:hAnsi="Arial" w:cs="Arial"/>
          <w:color w:val="0000FF"/>
        </w:rPr>
      </w:pPr>
      <w:r>
        <w:rPr>
          <w:rFonts w:ascii="Arial" w:hAnsi="Arial" w:cs="Arial"/>
          <w:color w:val="0000FF"/>
        </w:rPr>
        <w:t xml:space="preserve">A Vállalkozás számviteli beszámolójában az adatok ezer forintban - illetve ha a mérlegfőösszeg a száz milliárd forintot meghaladja, millió forintban - kerülnek feltüntetésre.</w:t>
      </w:r>
    </w:p>
    <w:p w14:paraId="5422137D" w14:textId="77777777" w:rsidR="00B95434" w:rsidRPr="000518DE" w:rsidRDefault="00B95434" w:rsidP="005613AE">
      <w:pPr>
        <w:rPr>
          <w:rFonts w:ascii="Arial" w:hAnsi="Arial" w:cs="Arial"/>
          <w:color w:val="0000FF"/>
        </w:rPr>
      </w:pPr>
    </w:p>
    <w:p w14:paraId="3A529726" w14:textId="77777777" w:rsidR="00B95434" w:rsidRPr="000C191C" w:rsidRDefault="00B95434" w:rsidP="005613AE">
      <w:pPr>
        <w:rPr>
          <w:rFonts w:ascii="Arial" w:hAnsi="Arial" w:cs="Arial"/>
          <w:color w:val="FF0000"/>
        </w:rPr>
      </w:pPr>
      <w:r>
        <w:rPr>
          <w:rFonts w:ascii="Arial" w:hAnsi="Arial" w:cs="Arial"/>
          <w:color w:val="FF0000"/>
        </w:rPr>
        <w:t>VAGY</w:t>
      </w:r>
    </w:p>
    <w:p w14:paraId="0D7D667F" w14:textId="77777777" w:rsidR="00B95434" w:rsidRPr="000518DE" w:rsidRDefault="00B95434" w:rsidP="005613AE">
      <w:pPr>
        <w:rPr>
          <w:rFonts w:ascii="Arial" w:hAnsi="Arial" w:cs="Arial"/>
          <w:color w:val="0000FF"/>
        </w:rPr>
      </w:pPr>
    </w:p>
    <w:p w14:paraId="38422596" w14:textId="77777777" w:rsidR="006D6FE5" w:rsidRDefault="00B95434" w:rsidP="005613AE">
      <w:pPr>
        <w:jc w:val="both"/>
        <w:rPr>
          <w:rFonts w:ascii="Arial" w:hAnsi="Arial" w:cs="Arial"/>
          <w:color w:val="0000FF"/>
        </w:rPr>
      </w:pPr>
      <w:r>
        <w:rPr>
          <w:rFonts w:ascii="Arial" w:hAnsi="Arial" w:cs="Arial"/>
          <w:color w:val="0000FF"/>
        </w:rPr>
        <w:t xml:space="preserve">A Vállalkozás számviteli beszámolója saját döntése alapján a létesítő okiratban is megjelölt, és jelen számviteli politikában előzetesen rögzített módon </w:t>
      </w:r>
    </w:p>
    <w:p w14:paraId="4FE0F3FC" w14:textId="77777777" w:rsidR="006D6FE5" w:rsidRDefault="006D6FE5" w:rsidP="005613AE">
      <w:pPr>
        <w:jc w:val="both"/>
        <w:rPr>
          <w:rFonts w:ascii="Arial" w:hAnsi="Arial" w:cs="Arial"/>
          <w:color w:val="0000FF"/>
        </w:rPr>
      </w:pPr>
    </w:p>
    <w:p w14:paraId="6D75331C" w14:textId="5CA8B97E" w:rsidR="006D6FE5" w:rsidRDefault="00B95434" w:rsidP="005613AE">
      <w:pPr>
        <w:jc w:val="both"/>
        <w:rPr>
          <w:rFonts w:ascii="Arial" w:hAnsi="Arial" w:cs="Arial"/>
          <w:color w:val="0000FF"/>
        </w:rPr>
      </w:pPr>
      <w:r>
        <w:rPr>
          <w:rFonts w:ascii="Arial" w:hAnsi="Arial" w:cs="Arial"/>
          <w:color w:val="0000FF"/>
        </w:rPr>
        <w:t xml:space="preserve">euróban (EUR) </w:t>
      </w:r>
    </w:p>
    <w:p w14:paraId="0283A8DA" w14:textId="77777777" w:rsidR="006D6FE5" w:rsidRDefault="006D6FE5" w:rsidP="005613AE">
      <w:pPr>
        <w:jc w:val="both"/>
        <w:rPr>
          <w:rFonts w:ascii="Arial" w:hAnsi="Arial" w:cs="Arial"/>
          <w:color w:val="0000FF"/>
        </w:rPr>
      </w:pPr>
    </w:p>
    <w:p w14:paraId="1798FE3A" w14:textId="77777777" w:rsidR="006D6FE5" w:rsidRDefault="00B95434" w:rsidP="005613AE">
      <w:pPr>
        <w:jc w:val="both"/>
        <w:rPr>
          <w:rFonts w:ascii="Arial" w:hAnsi="Arial" w:cs="Arial"/>
          <w:color w:val="0000FF"/>
        </w:rPr>
      </w:pPr>
      <w:r>
        <w:rPr>
          <w:rFonts w:ascii="Arial" w:hAnsi="Arial" w:cs="Arial"/>
          <w:b/>
          <w:bCs/>
          <w:color w:val="FF0000"/>
        </w:rPr>
        <w:t>VAGY</w:t>
      </w:r>
      <w:r>
        <w:rPr>
          <w:rFonts w:ascii="Arial" w:hAnsi="Arial" w:cs="Arial"/>
          <w:color w:val="0000FF"/>
        </w:rPr>
        <w:t xml:space="preserve"> </w:t>
      </w:r>
    </w:p>
    <w:p w14:paraId="11E70FCE" w14:textId="77777777" w:rsidR="00F74EA2" w:rsidRDefault="00B95434" w:rsidP="005613AE">
      <w:pPr>
        <w:jc w:val="both"/>
        <w:rPr>
          <w:rFonts w:ascii="Arial" w:hAnsi="Arial" w:cs="Arial"/>
          <w:color w:val="0000FF"/>
        </w:rPr>
      </w:pPr>
      <w:r>
        <w:rPr>
          <w:rFonts w:ascii="Arial" w:hAnsi="Arial" w:cs="Arial"/>
          <w:color w:val="0000FF"/>
        </w:rPr>
        <w:t xml:space="preserve">USA dollárban (USD) készül. </w:t>
      </w:r>
    </w:p>
    <w:p w14:paraId="2FC6F147" w14:textId="77777777" w:rsidR="00F74EA2" w:rsidRDefault="00F74EA2" w:rsidP="005613AE">
      <w:pPr>
        <w:jc w:val="both"/>
        <w:rPr>
          <w:rFonts w:ascii="Arial" w:hAnsi="Arial" w:cs="Arial"/>
          <w:color w:val="0000FF"/>
        </w:rPr>
      </w:pPr>
    </w:p>
    <w:p w14:paraId="1ED1D9E0" w14:textId="16F0D278" w:rsidR="00B95434" w:rsidRPr="000518DE" w:rsidRDefault="00B95434" w:rsidP="005613AE">
      <w:pPr>
        <w:jc w:val="both"/>
        <w:rPr>
          <w:rFonts w:ascii="Arial" w:hAnsi="Arial" w:cs="Arial"/>
          <w:color w:val="0000FF"/>
        </w:rPr>
      </w:pPr>
      <w:r>
        <w:rPr>
          <w:rFonts w:ascii="Arial" w:hAnsi="Arial" w:cs="Arial"/>
          <w:color w:val="0000FF"/>
        </w:rPr>
        <w:t xml:space="preserve">Az áttérésről hozott döntés időpontja </w:t>
      </w:r>
      <w:r>
        <w:rPr>
          <w:rFonts w:ascii="Arial" w:hAnsi="Arial" w:cs="Arial"/>
          <w:b/>
          <w:strike/>
          <w:color w:val="C00000"/>
          <w:highlight w:val="yellow"/>
        </w:rPr>
        <w:t>…………</w:t>
      </w:r>
      <w:r>
        <w:rPr>
          <w:rFonts w:ascii="Arial" w:hAnsi="Arial" w:cs="Arial"/>
          <w:color w:val="0000FF"/>
        </w:rPr>
        <w:t xml:space="preserve">, ennek megfelelően a beszámoló pénzneme az ezt követő harmadik üzleti évtől változtatható meg.</w:t>
      </w:r>
      <w:r>
        <w:rPr>
          <w:b/>
          <w:strike w:val="0"/>
          <w:color w:val="C00000"/>
          <w:highlight w:val="yellow"/>
        </w:rPr>
        <w:t xml:space="preserve"> [Szv 12. kérdés] </w:t>
      </w:r>
    </w:p>
    <w:p w14:paraId="73A021A4" w14:textId="77777777" w:rsidR="00B95434" w:rsidRPr="000518DE" w:rsidRDefault="00B95434" w:rsidP="005613AE">
      <w:pPr>
        <w:jc w:val="both"/>
        <w:rPr>
          <w:rFonts w:ascii="Arial" w:hAnsi="Arial" w:cs="Arial"/>
          <w:color w:val="0000FF"/>
        </w:rPr>
      </w:pPr>
    </w:p>
    <w:p w14:paraId="6137846A"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9DFCFD2" w14:textId="77777777" w:rsidR="00B95434" w:rsidRPr="000518DE" w:rsidRDefault="00B95434" w:rsidP="005613AE">
      <w:pPr>
        <w:jc w:val="both"/>
        <w:rPr>
          <w:rFonts w:ascii="Arial" w:hAnsi="Arial" w:cs="Arial"/>
          <w:color w:val="0000FF"/>
        </w:rPr>
      </w:pPr>
    </w:p>
    <w:p w14:paraId="0A3461B1" w14:textId="281CC726" w:rsidR="00B95434" w:rsidRPr="000518DE" w:rsidRDefault="00B95434" w:rsidP="005613AE">
      <w:pPr>
        <w:jc w:val="both"/>
        <w:rPr>
          <w:rFonts w:ascii="Arial" w:hAnsi="Arial" w:cs="Arial"/>
          <w:color w:val="0000FF"/>
        </w:rPr>
      </w:pPr>
      <w:r>
        <w:rPr>
          <w:rFonts w:ascii="Arial" w:hAnsi="Arial" w:cs="Arial"/>
          <w:color w:val="0000FF"/>
        </w:rPr>
        <w:t xml:space="preserve">A Vállalkozás számviteli beszámolójának összeállítása - a tevékenység elsődleges gazdasági környezetére tekintettel - a létesítő okiratban foglaltak alapján a következő devizában (funkcionális pénznemben) történik: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12. kérdés] </w:t>
      </w:r>
    </w:p>
    <w:p w14:paraId="169471D6" w14:textId="77777777" w:rsidR="00B95434" w:rsidRPr="000518DE" w:rsidRDefault="00B95434" w:rsidP="005613AE">
      <w:pPr>
        <w:jc w:val="both"/>
        <w:rPr>
          <w:rFonts w:ascii="Arial" w:hAnsi="Arial" w:cs="Arial"/>
          <w:color w:val="0000FF"/>
        </w:rPr>
      </w:pPr>
    </w:p>
    <w:p w14:paraId="57DFCA80" w14:textId="77777777" w:rsidR="00B95434" w:rsidRDefault="00B95434" w:rsidP="005613AE">
      <w:pPr>
        <w:jc w:val="both"/>
        <w:rPr>
          <w:rFonts w:ascii="Arial" w:hAnsi="Arial" w:cs="Arial"/>
        </w:rPr>
      </w:pPr>
      <w:r>
        <w:rPr>
          <w:rFonts w:ascii="Arial" w:hAnsi="Arial" w:cs="Arial"/>
        </w:rPr>
        <w:lastRenderedPageBreak/>
        <w:t xml:space="preserve">A beszámolóban az adatok ezer forintban, száz milliárd forintot meghaladó mérlegfőösszeg esetén millió forintban, devizában összeállított beszámoló esetén pedig a magyar forinthoz alkalmazott jegyzési egységben kerülnek feltüntetésre.</w:t>
      </w:r>
    </w:p>
    <w:p w14:paraId="3F686D56" w14:textId="77777777" w:rsidR="00B95434" w:rsidRDefault="00B95434" w:rsidP="005613AE">
      <w:pPr>
        <w:rPr>
          <w:rFonts w:ascii="Arial" w:hAnsi="Arial" w:cs="Arial"/>
        </w:rPr>
      </w:pPr>
    </w:p>
    <w:p w14:paraId="1C2DC57B" w14:textId="77777777" w:rsidR="006D6FE5" w:rsidRDefault="006D6FE5" w:rsidP="005613AE">
      <w:pPr>
        <w:rPr>
          <w:rFonts w:ascii="Arial" w:hAnsi="Arial" w:cs="Arial"/>
          <w:b/>
          <w:bCs/>
        </w:rPr>
      </w:pPr>
    </w:p>
    <w:p w14:paraId="42B07D1C" w14:textId="77777777" w:rsidR="00F74EA2" w:rsidRDefault="00F74EA2" w:rsidP="005613AE">
      <w:pPr>
        <w:rPr>
          <w:rFonts w:ascii="Arial" w:hAnsi="Arial" w:cs="Arial"/>
          <w:b/>
          <w:bCs/>
        </w:rPr>
      </w:pPr>
    </w:p>
    <w:p w14:paraId="628497F6" w14:textId="77777777" w:rsidR="00F74EA2" w:rsidRDefault="00F74EA2" w:rsidP="005613AE">
      <w:pPr>
        <w:rPr>
          <w:rFonts w:ascii="Arial" w:hAnsi="Arial" w:cs="Arial"/>
          <w:b/>
          <w:bCs/>
        </w:rPr>
      </w:pPr>
    </w:p>
    <w:p w14:paraId="5BA7C604" w14:textId="77777777" w:rsidR="00F74EA2" w:rsidRDefault="00F74EA2" w:rsidP="005613AE">
      <w:pPr>
        <w:rPr>
          <w:rFonts w:ascii="Arial" w:hAnsi="Arial" w:cs="Arial"/>
          <w:b/>
          <w:bCs/>
        </w:rPr>
      </w:pPr>
    </w:p>
    <w:p w14:paraId="2437581B" w14:textId="3C6DCEEA" w:rsidR="00B95434" w:rsidRPr="002B49EA" w:rsidRDefault="00B95434" w:rsidP="005613AE">
      <w:pPr>
        <w:rPr>
          <w:rFonts w:ascii="Arial" w:hAnsi="Arial" w:cs="Arial"/>
          <w:b/>
          <w:bCs/>
        </w:rPr>
      </w:pPr>
      <w:r>
        <w:rPr>
          <w:rFonts w:ascii="Arial" w:hAnsi="Arial" w:cs="Arial"/>
          <w:b/>
          <w:bCs/>
        </w:rPr>
        <w:t>IV.6. AZ ÜZLETI ÉV, A MÉRLEG FORDULÓNAPJA</w:t>
      </w:r>
    </w:p>
    <w:p w14:paraId="7A3BD1CE" w14:textId="77777777" w:rsidR="00B95434" w:rsidRDefault="00B95434" w:rsidP="005613AE">
      <w:pPr>
        <w:rPr>
          <w:rFonts w:ascii="Arial" w:hAnsi="Arial" w:cs="Arial"/>
        </w:rPr>
      </w:pPr>
    </w:p>
    <w:p w14:paraId="2F873DCA" w14:textId="7310D7B1" w:rsidR="003F7D39" w:rsidRDefault="00B95434" w:rsidP="005613AE">
      <w:pPr>
        <w:jc w:val="both"/>
        <w:rPr>
          <w:rFonts w:ascii="Arial" w:hAnsi="Arial" w:cs="Arial"/>
        </w:rPr>
      </w:pPr>
      <w:r>
        <w:rPr>
          <w:rFonts w:ascii="Arial" w:hAnsi="Arial" w:cs="Arial"/>
        </w:rPr>
        <w:t xml:space="preserve">A Számviteli törvény 11. §-a szerint az üzleti év az az időtartam, amelyről a beszámolót kell készíteni. Az üzleti év időtartama megegyezik – bizonyos kivételekkel – a naptári évvel, időtartama általában12 naptári hónap. </w:t>
      </w:r>
    </w:p>
    <w:p w14:paraId="615ACCE7" w14:textId="77777777" w:rsidR="00494F04" w:rsidRDefault="00494F04" w:rsidP="005613AE">
      <w:pPr>
        <w:jc w:val="both"/>
        <w:rPr>
          <w:rFonts w:ascii="Arial" w:hAnsi="Arial" w:cs="Arial"/>
        </w:rPr>
      </w:pPr>
    </w:p>
    <w:p w14:paraId="57F5EC78" w14:textId="2D4659BA" w:rsidR="00494F04" w:rsidRDefault="00494F04" w:rsidP="005613AE">
      <w:pPr>
        <w:jc w:val="both"/>
        <w:rPr>
          <w:rFonts w:ascii="Arial" w:hAnsi="Arial" w:cs="Arial"/>
        </w:rPr>
      </w:pPr>
      <w:r>
        <w:rPr>
          <w:rFonts w:ascii="Arial" w:hAnsi="Arial" w:cs="Arial"/>
        </w:rPr>
        <w:t xml:space="preserve">Ha a vállalkozás felszámolása, végelszámolása, illetve kényszertörlési eljárása úgy fejeződik be, hogy a vállalkozó nem szűnik meg, az eljárás befejezését követő üzleti év a felszámolási, a végelszámolási, illetve a kényszertörlési eljárás befejezésének napját követő naptól a vállalkozó az üzleti év végeként megjelölt napig – mint mérlegfordulónapig – terjedő időszak, azaz rövidebb, mint 12 hónap.</w:t>
      </w:r>
    </w:p>
    <w:p w14:paraId="67F9149D" w14:textId="77777777" w:rsidR="003F7D39" w:rsidRDefault="003F7D39" w:rsidP="005613AE">
      <w:pPr>
        <w:jc w:val="both"/>
        <w:rPr>
          <w:rFonts w:ascii="Arial" w:hAnsi="Arial" w:cs="Arial"/>
        </w:rPr>
      </w:pPr>
    </w:p>
    <w:p w14:paraId="2AA74E8A" w14:textId="77777777" w:rsidR="003F7D39" w:rsidRDefault="003F7D39" w:rsidP="005613AE">
      <w:pPr>
        <w:jc w:val="both"/>
        <w:rPr>
          <w:rFonts w:ascii="Arial" w:hAnsi="Arial" w:cs="Arial"/>
        </w:rPr>
      </w:pPr>
      <w:r>
        <w:rPr>
          <w:rFonts w:ascii="Arial" w:hAnsi="Arial" w:cs="Arial"/>
        </w:rPr>
        <w:t xml:space="preserve">Az üzleti év a naptári évtől eltérhet a hitelintézetnek, pénzügyi vállalkozásnak vagy biztosítónak nem minősülő vállalkozónál, a Magyarország területén engedéllyel működő külföldi felsőoktatási intézménynél, amennyiben azt a működés jellemzői (különösen az üzletmenet ciklikussága, illetve konszolidálásba bevont vállalkozás esetén az anyavállalat információs igénye) indokolttá teszik. </w:t>
      </w:r>
    </w:p>
    <w:p w14:paraId="353EA3B6" w14:textId="77777777" w:rsidR="003F7D39" w:rsidRDefault="003F7D39" w:rsidP="005613AE">
      <w:pPr>
        <w:jc w:val="both"/>
        <w:rPr>
          <w:rFonts w:ascii="Arial" w:hAnsi="Arial" w:cs="Arial"/>
        </w:rPr>
      </w:pPr>
    </w:p>
    <w:p w14:paraId="31458D8C" w14:textId="6CA08503" w:rsidR="003F7D39" w:rsidRDefault="003F7D39" w:rsidP="005613AE">
      <w:pPr>
        <w:jc w:val="both"/>
        <w:rPr>
          <w:rFonts w:ascii="Arial" w:hAnsi="Arial" w:cs="Arial"/>
        </w:rPr>
      </w:pPr>
      <w:r>
        <w:rPr>
          <w:rFonts w:ascii="Arial" w:hAnsi="Arial" w:cs="Arial"/>
        </w:rPr>
        <w:t xml:space="preserve">Annál a vállalkozónál, amely egyszerűsített éves beszámolót készít, az üzleti év nem térhet el a naptári évtől. </w:t>
      </w:r>
    </w:p>
    <w:p w14:paraId="651BB0F5" w14:textId="32D3B89F" w:rsidR="003F7D39" w:rsidRDefault="003F7D39" w:rsidP="005613AE">
      <w:pPr>
        <w:jc w:val="both"/>
        <w:rPr>
          <w:rFonts w:ascii="Arial" w:hAnsi="Arial" w:cs="Arial"/>
        </w:rPr>
      </w:pPr>
    </w:p>
    <w:p w14:paraId="7F5E7377" w14:textId="6C635396" w:rsidR="003F7D39" w:rsidRDefault="003F7D39" w:rsidP="005613AE">
      <w:pPr>
        <w:jc w:val="both"/>
        <w:rPr>
          <w:rFonts w:ascii="Arial" w:hAnsi="Arial" w:cs="Arial"/>
        </w:rPr>
      </w:pPr>
      <w:r>
        <w:rPr>
          <w:rFonts w:ascii="Arial" w:hAnsi="Arial" w:cs="Arial"/>
        </w:rPr>
        <w:t>Az üzleti év mérlegfordulónapjának megváltoztatására három, beszámolóval lezárt üzleti év után, vagy a konszolidálásba történő bevonáskor, vagy az anyavállalat személyében bekövetkezett változás esetén van lehetőség, a létesítő okirat ennek megfelelő módosítása mellett, utóbbi esetben akkor is, ha három egymást követő üzleti éves beszámolóval még nem rendelkezik a vállalkozás.</w:t>
      </w:r>
    </w:p>
    <w:p w14:paraId="29CA8A21" w14:textId="77777777" w:rsidR="003F7D39" w:rsidRDefault="003F7D39" w:rsidP="005613AE">
      <w:pPr>
        <w:jc w:val="both"/>
        <w:rPr>
          <w:rFonts w:ascii="Arial" w:hAnsi="Arial" w:cs="Arial"/>
        </w:rPr>
      </w:pPr>
    </w:p>
    <w:p w14:paraId="6D3ABFCE" w14:textId="115DB7AA" w:rsidR="00B95434" w:rsidRDefault="00B95434" w:rsidP="005613AE">
      <w:pPr>
        <w:rPr>
          <w:rFonts w:ascii="Arial" w:hAnsi="Arial" w:cs="Arial"/>
          <w:color w:val="0000FF"/>
        </w:rPr>
      </w:pPr>
      <w:r>
        <w:rPr>
          <w:rFonts w:ascii="Arial" w:hAnsi="Arial" w:cs="Arial"/>
          <w:color w:val="0000FF"/>
        </w:rPr>
        <w:t xml:space="preserve">Vállalkozásunknál az üzleti év megegyezik a naptári évvel, időtartama 12 hónap, fordulónapja december hónap 31. napja.</w:t>
      </w:r>
    </w:p>
    <w:p w14:paraId="25C18FFE" w14:textId="766827B2" w:rsidR="003F7D39" w:rsidRDefault="003F7D39" w:rsidP="005613AE">
      <w:pPr>
        <w:rPr>
          <w:rFonts w:ascii="Arial" w:hAnsi="Arial" w:cs="Arial"/>
          <w:color w:val="0000FF"/>
        </w:rPr>
      </w:pPr>
    </w:p>
    <w:p w14:paraId="14C7CCB4" w14:textId="1146AC91" w:rsidR="003F7D39" w:rsidRPr="00361D9A" w:rsidRDefault="003F7D39" w:rsidP="005613AE">
      <w:pPr>
        <w:rPr>
          <w:rFonts w:ascii="Arial" w:hAnsi="Arial" w:cs="Arial"/>
          <w:color w:val="FF0000"/>
        </w:rPr>
      </w:pPr>
      <w:r>
        <w:rPr>
          <w:rFonts w:ascii="Arial" w:hAnsi="Arial" w:cs="Arial"/>
          <w:color w:val="FF0000"/>
        </w:rPr>
        <w:t>VAGY</w:t>
      </w:r>
    </w:p>
    <w:p w14:paraId="5F56EC8C" w14:textId="4AA33C6A" w:rsidR="003F7D39" w:rsidRDefault="003F7D39" w:rsidP="005613AE">
      <w:pPr>
        <w:rPr>
          <w:rFonts w:ascii="Arial" w:hAnsi="Arial" w:cs="Arial"/>
          <w:color w:val="0000FF"/>
        </w:rPr>
      </w:pPr>
    </w:p>
    <w:p w14:paraId="735183D9" w14:textId="6907EE56" w:rsidR="003F7D39" w:rsidRPr="003F7D39" w:rsidRDefault="003F7D39" w:rsidP="005613AE">
      <w:pPr>
        <w:rPr>
          <w:rFonts w:ascii="Arial" w:hAnsi="Arial" w:cs="Arial"/>
          <w:color w:val="0070C0"/>
        </w:rPr>
      </w:pPr>
      <w:r>
        <w:rPr>
          <w:rFonts w:ascii="Arial" w:hAnsi="Arial" w:cs="Arial"/>
          <w:color w:val="0070C0"/>
        </w:rPr>
        <w:t xml:space="preserve">Vállalkozásunknál az üzleti év időtartama 12 hónap, fordulónapja </w:t>
      </w:r>
      <w:r>
        <w:rPr>
          <w:rFonts w:ascii="Arial" w:hAnsi="Arial" w:cs="Arial"/>
          <w:b/>
          <w:strike/>
          <w:color w:val="C00000"/>
          <w:highlight w:val="yellow"/>
        </w:rPr>
        <w:t>………</w:t>
      </w:r>
      <w:r>
        <w:rPr>
          <w:rFonts w:ascii="Arial" w:hAnsi="Arial" w:cs="Arial"/>
          <w:color w:val="0070C0"/>
        </w:rPr>
      </w:r>
      <w:r>
        <w:rPr>
          <w:rFonts w:ascii="Arial" w:hAnsi="Arial" w:cs="Arial"/>
          <w:b/>
          <w:strike/>
          <w:color w:val="C00000"/>
          <w:highlight w:val="yellow"/>
        </w:rPr>
        <w:t>……</w:t>
      </w:r>
      <w:r>
        <w:rPr>
          <w:rFonts w:ascii="Arial" w:hAnsi="Arial" w:cs="Arial"/>
          <w:color w:val="0070C0"/>
        </w:rPr>
        <w:t xml:space="preserve">. hónap </w:t>
      </w:r>
      <w:r>
        <w:rPr>
          <w:rFonts w:ascii="Arial" w:hAnsi="Arial" w:cs="Arial"/>
          <w:b/>
          <w:strike/>
          <w:color w:val="C00000"/>
          <w:highlight w:val="yellow"/>
        </w:rPr>
        <w:t>……</w:t>
      </w:r>
      <w:r>
        <w:rPr>
          <w:rFonts w:ascii="Arial" w:hAnsi="Arial" w:cs="Arial"/>
          <w:color w:val="0070C0"/>
        </w:rPr>
        <w:t xml:space="preserve">. napja. </w:t>
      </w:r>
      <w:r>
        <w:rPr>
          <w:b/>
          <w:strike w:val="0"/>
          <w:color w:val="C00000"/>
          <w:highlight w:val="yellow"/>
        </w:rPr>
        <w:t xml:space="preserve"> [Szv 18. kérdés] </w:t>
      </w:r>
    </w:p>
    <w:p w14:paraId="13422729" w14:textId="77777777" w:rsidR="003F7D39" w:rsidRPr="002B49EA" w:rsidRDefault="003F7D39" w:rsidP="005613AE">
      <w:pPr>
        <w:rPr>
          <w:rFonts w:ascii="Arial" w:hAnsi="Arial" w:cs="Arial"/>
          <w:color w:val="0000FF"/>
        </w:rPr>
      </w:pPr>
    </w:p>
    <w:p w14:paraId="01DD20ED" w14:textId="77777777" w:rsidR="00B95434" w:rsidRPr="002B49EA" w:rsidRDefault="00B95434" w:rsidP="005613AE">
      <w:pPr>
        <w:rPr>
          <w:rFonts w:ascii="Arial" w:hAnsi="Arial" w:cs="Arial"/>
        </w:rPr>
      </w:pPr>
    </w:p>
    <w:p w14:paraId="1B44C48B" w14:textId="77777777" w:rsidR="00B95434" w:rsidRPr="002B49EA" w:rsidRDefault="00B95434" w:rsidP="005613AE">
      <w:pPr>
        <w:rPr>
          <w:rFonts w:ascii="Arial" w:hAnsi="Arial" w:cs="Arial"/>
          <w:b/>
          <w:bCs/>
        </w:rPr>
      </w:pPr>
      <w:r>
        <w:rPr>
          <w:rFonts w:ascii="Arial" w:hAnsi="Arial" w:cs="Arial"/>
          <w:b/>
          <w:bCs/>
        </w:rPr>
        <w:t xml:space="preserve">IV.7. A MÉRLEGKÉSZÍTÉS VÁLASZTOTT IDŐPONTJA</w:t>
      </w:r>
    </w:p>
    <w:p w14:paraId="3834D4ED" w14:textId="77777777" w:rsidR="00B95434" w:rsidRDefault="00B95434" w:rsidP="005613AE">
      <w:pPr>
        <w:rPr>
          <w:rFonts w:ascii="Arial" w:hAnsi="Arial" w:cs="Arial"/>
        </w:rPr>
      </w:pPr>
    </w:p>
    <w:p w14:paraId="5DD95D11" w14:textId="77777777" w:rsidR="00B95434" w:rsidRPr="009D4910" w:rsidRDefault="00B95434" w:rsidP="005613AE">
      <w:pPr>
        <w:jc w:val="both"/>
        <w:rPr>
          <w:rFonts w:ascii="Arial" w:hAnsi="Arial" w:cs="Arial"/>
        </w:rPr>
      </w:pPr>
      <w:r>
        <w:rPr>
          <w:rFonts w:ascii="Arial" w:hAnsi="Arial" w:cs="Arial"/>
        </w:rPr>
        <w:t xml:space="preserve">A mérlegkészítés időpontja a mérleg egyes tételeihez kapcsolódóan meghatározott azon – az üzleti év mérlegfordulónapját követő – időpont, amely időpontig a megbízható és valós vagyoni helyzet bemutatásához szükséges értékelési feladatokat </w:t>
        <w:lastRenderedPageBreak/>
        <w:t xml:space="preserve">el lehet és el kell végezni, az üzleti évet és a korábbi éveket érintő információkat ezen időpontig kell és lehet figyelembe venni.</w:t>
      </w:r>
    </w:p>
    <w:p w14:paraId="76D42E43" w14:textId="77777777" w:rsidR="00B95434" w:rsidRDefault="00B95434" w:rsidP="005613AE">
      <w:pPr>
        <w:jc w:val="both"/>
        <w:rPr>
          <w:rFonts w:ascii="Arial" w:hAnsi="Arial" w:cs="Arial"/>
        </w:rPr>
      </w:pPr>
    </w:p>
    <w:p w14:paraId="44FFBF6B" w14:textId="535BB593" w:rsidR="00B95434" w:rsidRDefault="00B95434" w:rsidP="005613AE">
      <w:pPr>
        <w:jc w:val="both"/>
        <w:rPr>
          <w:rFonts w:ascii="Arial" w:hAnsi="Arial" w:cs="Arial"/>
          <w:color w:val="0000FF"/>
        </w:rPr>
      </w:pPr>
      <w:r>
        <w:rPr>
          <w:rFonts w:ascii="Arial" w:hAnsi="Arial" w:cs="Arial"/>
          <w:color w:val="0000FF"/>
        </w:rPr>
        <w:t xml:space="preserve">Vállalkozásunknál a mérlegkészítés választott időpontja a mérleg valamennyi tételéhez kapcsolódóan a fordulónapot követő </w:t>
      </w:r>
      <w:r>
        <w:rPr>
          <w:rFonts w:ascii="Arial" w:hAnsi="Arial" w:cs="Arial"/>
          <w:b/>
          <w:strike/>
          <w:color w:val="C00000"/>
          <w:highlight w:val="yellow"/>
        </w:rPr>
        <w:t>..........</w:t>
      </w:r>
      <w:r>
        <w:rPr>
          <w:rFonts w:ascii="Arial" w:hAnsi="Arial" w:cs="Arial"/>
          <w:color w:val="0000FF"/>
        </w:rPr>
        <w:t xml:space="preserve"> naptári nap (általában </w:t>
      </w:r>
      <w:r>
        <w:rPr>
          <w:rFonts w:ascii="Arial" w:hAnsi="Arial" w:cs="Arial"/>
          <w:b/>
          <w:strike/>
          <w:color w:val="C00000"/>
          <w:highlight w:val="yellow"/>
        </w:rPr>
        <w:t>............</w:t>
      </w:r>
      <w:r>
        <w:rPr>
          <w:rFonts w:ascii="Arial" w:hAnsi="Arial" w:cs="Arial"/>
          <w:color w:val="0000FF"/>
        </w:rPr>
        <w:t xml:space="preserve">hó </w:t>
      </w:r>
      <w:r>
        <w:rPr>
          <w:rFonts w:ascii="Arial" w:hAnsi="Arial" w:cs="Arial"/>
          <w:b/>
          <w:strike/>
          <w:color w:val="C00000"/>
          <w:highlight w:val="yellow"/>
        </w:rPr>
        <w:t>……</w:t>
      </w:r>
      <w:r>
        <w:rPr>
          <w:rFonts w:ascii="Arial" w:hAnsi="Arial" w:cs="Arial"/>
          <w:color w:val="0000FF"/>
        </w:rPr>
        <w:t>napja.).</w:t>
      </w:r>
      <w:r>
        <w:rPr>
          <w:b/>
          <w:strike w:val="0"/>
          <w:color w:val="C00000"/>
          <w:highlight w:val="yellow"/>
        </w:rPr>
        <w:t xml:space="preserve"> [Szv 17. kérdés] </w:t>
      </w:r>
    </w:p>
    <w:p w14:paraId="225F481C" w14:textId="77777777" w:rsidR="00B95434" w:rsidRPr="000C191C" w:rsidRDefault="00B95434" w:rsidP="005613AE">
      <w:pPr>
        <w:jc w:val="both"/>
        <w:rPr>
          <w:rFonts w:ascii="Arial" w:hAnsi="Arial" w:cs="Arial"/>
          <w:color w:val="FF0000"/>
        </w:rPr>
      </w:pPr>
    </w:p>
    <w:p w14:paraId="3C5E24A7" w14:textId="77777777" w:rsidR="00B95434" w:rsidRPr="000C191C" w:rsidRDefault="00B95434" w:rsidP="005613AE">
      <w:pPr>
        <w:jc w:val="both"/>
        <w:rPr>
          <w:rFonts w:ascii="Arial" w:hAnsi="Arial" w:cs="Arial"/>
          <w:color w:val="FF0000"/>
        </w:rPr>
      </w:pPr>
      <w:r>
        <w:rPr>
          <w:rFonts w:ascii="Arial" w:hAnsi="Arial" w:cs="Arial"/>
          <w:color w:val="FF0000"/>
        </w:rPr>
        <w:t>VAGY</w:t>
      </w:r>
    </w:p>
    <w:p w14:paraId="02B0E347" w14:textId="77777777" w:rsidR="00B95434" w:rsidRDefault="00B95434" w:rsidP="005613AE">
      <w:pPr>
        <w:jc w:val="both"/>
        <w:rPr>
          <w:rFonts w:ascii="Arial" w:hAnsi="Arial" w:cs="Arial"/>
          <w:color w:val="0000FF"/>
        </w:rPr>
      </w:pPr>
    </w:p>
    <w:p w14:paraId="570BCEA4" w14:textId="00519775" w:rsidR="00B95434" w:rsidRDefault="00B95434" w:rsidP="005613AE">
      <w:pPr>
        <w:jc w:val="both"/>
        <w:rPr>
          <w:rFonts w:ascii="Arial" w:hAnsi="Arial" w:cs="Arial"/>
          <w:color w:val="0000FF"/>
        </w:rPr>
      </w:pPr>
      <w:r>
        <w:rPr>
          <w:rFonts w:ascii="Arial" w:hAnsi="Arial" w:cs="Arial"/>
          <w:color w:val="0000FF"/>
        </w:rPr>
        <w:t xml:space="preserve">Vállalkozásunknál a mérlegkészítés választott időpontja a mérleg egyes tételeihez kapcsolódóan általánosan a mérlegfordulónapot követő </w:t>
      </w:r>
      <w:r>
        <w:rPr>
          <w:rFonts w:ascii="Arial" w:hAnsi="Arial" w:cs="Arial"/>
          <w:b/>
          <w:strike/>
          <w:color w:val="C00000"/>
          <w:highlight w:val="yellow"/>
        </w:rPr>
        <w:t>…</w:t>
      </w:r>
      <w:r>
        <w:rPr>
          <w:rFonts w:ascii="Arial" w:hAnsi="Arial" w:cs="Arial"/>
          <w:color w:val="0000FF"/>
        </w:rPr>
        <w:t xml:space="preserve"> naptári nap (</w:t>
      </w:r>
      <w:r>
        <w:rPr>
          <w:rFonts w:ascii="Arial" w:hAnsi="Arial" w:cs="Arial"/>
          <w:b/>
          <w:strike/>
          <w:color w:val="C00000"/>
          <w:highlight w:val="yellow"/>
        </w:rPr>
        <w:t>…</w:t>
      </w:r>
      <w:r>
        <w:rPr>
          <w:rFonts w:ascii="Arial" w:hAnsi="Arial" w:cs="Arial"/>
          <w:color w:val="0000FF"/>
        </w:rPr>
        <w:t xml:space="preserve">.hó </w:t>
      </w:r>
      <w:r>
        <w:rPr>
          <w:rFonts w:ascii="Arial" w:hAnsi="Arial" w:cs="Arial"/>
          <w:b/>
          <w:strike/>
          <w:color w:val="C00000"/>
          <w:highlight w:val="yellow"/>
        </w:rPr>
        <w:t>…</w:t>
      </w:r>
      <w:r>
        <w:rPr>
          <w:rFonts w:ascii="Arial" w:hAnsi="Arial" w:cs="Arial"/>
          <w:color w:val="0000FF"/>
        </w:rPr>
        <w:t>.napja), kivéve az alábbi tételeket és a hozzájuk rendelt alábbi mérlegkészítési időpontokat:</w:t>
      </w:r>
      <w:r>
        <w:rPr>
          <w:b/>
          <w:strike w:val="0"/>
          <w:color w:val="C00000"/>
          <w:highlight w:val="yellow"/>
        </w:rPr>
        <w:t xml:space="preserve"> [Szv 17. kérdés] </w:t>
      </w:r>
    </w:p>
    <w:p w14:paraId="7B035E17" w14:textId="77777777" w:rsidR="00B95434"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17. kérdés] </w:t>
      </w:r>
    </w:p>
    <w:p w14:paraId="4B3D9A81" w14:textId="77777777" w:rsidR="00B95434" w:rsidRPr="009D4910"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17. kérdés] </w:t>
      </w:r>
    </w:p>
    <w:p w14:paraId="155D3456" w14:textId="77777777" w:rsidR="00B95434" w:rsidRDefault="00B95434" w:rsidP="005613AE">
      <w:pPr>
        <w:rPr>
          <w:rFonts w:ascii="Arial" w:hAnsi="Arial" w:cs="Arial"/>
          <w:color w:val="0000FF"/>
        </w:rPr>
      </w:pPr>
    </w:p>
    <w:p w14:paraId="33AD892E" w14:textId="77777777" w:rsidR="00B95434" w:rsidRPr="007E1818" w:rsidRDefault="00B95434" w:rsidP="005613AE">
      <w:pPr>
        <w:rPr>
          <w:rFonts w:ascii="Arial" w:hAnsi="Arial" w:cs="Arial"/>
          <w:b/>
          <w:bCs/>
        </w:rPr>
      </w:pPr>
      <w:r>
        <w:rPr>
          <w:rFonts w:ascii="Arial" w:hAnsi="Arial" w:cs="Arial"/>
          <w:b/>
          <w:bCs/>
        </w:rPr>
        <w:t>IV.8. A KIEGÉSZÍTŐ MELLÉKLET TARTALMA</w:t>
      </w:r>
    </w:p>
    <w:p w14:paraId="23747D8F" w14:textId="77777777" w:rsidR="00B95434" w:rsidRPr="007E1818" w:rsidRDefault="00B95434" w:rsidP="005613AE">
      <w:pPr>
        <w:rPr>
          <w:rFonts w:ascii="Arial" w:hAnsi="Arial" w:cs="Arial"/>
          <w:color w:val="0000FF"/>
        </w:rPr>
      </w:pPr>
    </w:p>
    <w:p w14:paraId="513E224A" w14:textId="1B8278E3" w:rsidR="00B95434" w:rsidRPr="00D22616" w:rsidRDefault="00B95434" w:rsidP="005613AE">
      <w:pPr>
        <w:jc w:val="both"/>
        <w:rPr>
          <w:rFonts w:ascii="Arial" w:hAnsi="Arial" w:cs="Arial"/>
        </w:rPr>
      </w:pPr>
      <w:r>
        <w:rPr>
          <w:rFonts w:ascii="Arial" w:hAnsi="Arial" w:cs="Arial"/>
        </w:rPr>
        <w:t xml:space="preserve">A kiegészítő melléklet tartalmát a Számviteli törvény 88. § - 94/A. §-ai szabályozzák.</w:t>
      </w:r>
    </w:p>
    <w:p w14:paraId="57B66206" w14:textId="77777777" w:rsidR="00B95434" w:rsidRPr="00D22616" w:rsidRDefault="00B95434" w:rsidP="005613AE">
      <w:pPr>
        <w:jc w:val="both"/>
        <w:rPr>
          <w:rFonts w:ascii="Arial" w:hAnsi="Arial" w:cs="Arial"/>
        </w:rPr>
      </w:pPr>
    </w:p>
    <w:p w14:paraId="0ADB64A9" w14:textId="77777777" w:rsidR="00B95434" w:rsidRDefault="00B95434" w:rsidP="005613AE">
      <w:pPr>
        <w:jc w:val="both"/>
        <w:rPr>
          <w:rFonts w:ascii="Arial" w:hAnsi="Arial" w:cs="Arial"/>
        </w:rPr>
      </w:pPr>
      <w:r>
        <w:rPr>
          <w:rFonts w:ascii="Arial" w:hAnsi="Arial" w:cs="Arial"/>
        </w:rPr>
        <w:t>A kiegészítő mellékletbe azokat a számszerű adatokat és szöveges magyarázatokat kell felvenni, amelyeket e törvény előír, továbbá mindazokat, amelyek a vállalkozó vagyoni, pénzügyi helyzetének, működése eredményének megbízható és valós bemutatásához a tulajdonosok, a befektetők, a hitelezők számára – a mérlegben, az eredménykimutatásban szereplőkön túlmenően – szükségesek. A kiegészítő mellékletben be kell mutatni a sajátos tevékenységgel kapcsolatos – más jogszabályban előírt – információkat is.</w:t>
      </w:r>
    </w:p>
    <w:p w14:paraId="1DB17120" w14:textId="77777777" w:rsidR="00B95434" w:rsidRPr="000C191C" w:rsidRDefault="00B95434" w:rsidP="005613AE">
      <w:pPr>
        <w:rPr>
          <w:rFonts w:ascii="Arial" w:hAnsi="Arial" w:cs="Arial"/>
          <w:color w:val="0000FF"/>
        </w:rPr>
      </w:pPr>
    </w:p>
    <w:p w14:paraId="3B4DA846" w14:textId="77777777" w:rsidR="00B95434" w:rsidRPr="00F74EA2" w:rsidRDefault="00B95434" w:rsidP="005613AE">
      <w:pPr>
        <w:rPr>
          <w:rFonts w:ascii="Arial" w:hAnsi="Arial" w:cs="Arial"/>
          <w:color w:val="FF0000"/>
        </w:rPr>
      </w:pPr>
      <w:r>
        <w:rPr>
          <w:rFonts w:ascii="Arial" w:hAnsi="Arial" w:cs="Arial"/>
          <w:color w:val="FF0000"/>
        </w:rPr>
        <w:t>VÁLASZTANI KELL:</w:t>
      </w:r>
    </w:p>
    <w:p w14:paraId="2D3D627E" w14:textId="77777777" w:rsidR="00B95434" w:rsidRPr="000C191C" w:rsidRDefault="00B95434" w:rsidP="005613AE">
      <w:pPr>
        <w:rPr>
          <w:rFonts w:ascii="Arial" w:hAnsi="Arial" w:cs="Arial"/>
          <w:color w:val="0000FF"/>
        </w:rPr>
      </w:pPr>
    </w:p>
    <w:p w14:paraId="26F8462E" w14:textId="2F578576" w:rsidR="00B95434" w:rsidRDefault="00B95434" w:rsidP="005613AE">
      <w:pPr>
        <w:rPr>
          <w:rFonts w:ascii="Arial" w:hAnsi="Arial" w:cs="Arial"/>
          <w:b/>
          <w:bCs/>
          <w:color w:val="0000FF"/>
        </w:rPr>
      </w:pPr>
      <w:r>
        <w:rPr>
          <w:rFonts w:ascii="Arial" w:hAnsi="Arial" w:cs="Arial"/>
          <w:b/>
          <w:bCs/>
          <w:color w:val="0000FF"/>
        </w:rPr>
        <w:t>Vállalkozásunk éves beszámolójának kiegészítő melléklete a számviteli törvény alapján a következő fő elemeket tartalmazza:</w:t>
      </w:r>
    </w:p>
    <w:p w14:paraId="4BA7C2A1" w14:textId="452D84BB" w:rsidR="00F46837" w:rsidRDefault="00F46837" w:rsidP="005613AE">
      <w:pPr>
        <w:rPr>
          <w:rFonts w:ascii="Arial" w:hAnsi="Arial" w:cs="Arial"/>
          <w:b/>
          <w:bCs/>
          <w:color w:val="0000FF"/>
        </w:rPr>
      </w:pPr>
    </w:p>
    <w:p w14:paraId="7A7E78AA" w14:textId="77777777" w:rsidR="00B95434" w:rsidRPr="000C191C" w:rsidRDefault="00B95434" w:rsidP="005613AE">
      <w:pPr>
        <w:rPr>
          <w:rFonts w:ascii="Arial" w:hAnsi="Arial" w:cs="Arial"/>
          <w:color w:val="0000FF"/>
        </w:rPr>
      </w:pPr>
      <w:r>
        <w:rPr>
          <w:rFonts w:ascii="Arial" w:hAnsi="Arial" w:cs="Arial"/>
          <w:color w:val="0000FF"/>
          <w:u w:val="single"/>
        </w:rPr>
        <w:t>1. A Vállalkozás bemutatása</w:t>
      </w:r>
      <w:r>
        <w:rPr>
          <w:rFonts w:ascii="Arial" w:hAnsi="Arial" w:cs="Arial"/>
          <w:color w:val="0000FF"/>
        </w:rPr>
        <w:t>:</w:t>
      </w:r>
    </w:p>
    <w:p w14:paraId="60E805E5"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működési forma, alapítás időpontja, tevékenységi kör, piaci helyzet,</w:t>
      </w:r>
    </w:p>
    <w:p w14:paraId="40371103"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Vállalkozás képviseletére jogosult személy(ek) neve és lakóhelye, aki(k) a beszámolót köteles(ek) aláírni,</w:t>
      </w:r>
    </w:p>
    <w:p w14:paraId="1B946C5F"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Vállalkozás székhelyének és - ha beszámolóját és a kapcsolódó üzleti jelentést interneten is közzéteszi - internetes honlapjának pontos címe, elérhetősége,</w:t>
      </w:r>
    </w:p>
    <w:p w14:paraId="280E288B"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minden olyan gazdasági társaság neve, székhelye, jegyzett tőkéjének összege, szavazatok aránya, ahol a vállalkozó a Polgári törvénykönyv gazdasági társaságokra vonatkozó szabályai szerint jelentős befolyással, többségi irányítást biztosító befolyással, közvetlen irányítást biztosító befolyással rendelkezik,</w:t>
      </w:r>
    </w:p>
    <w:p w14:paraId="42362088"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saját tőke üzleti éven belüli lényeges változása, annak okai, különös tekintettel a jegyzett tőke változásaira,</w:t>
      </w:r>
    </w:p>
    <w:p w14:paraId="318AD88D"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jegyzett tőkéből az anyavállalat, a leányvállalat(ok), közös vezetésű vállalkozás(ok), társult vállalkozás(ok) által jegyzett összeg,</w:t>
      </w:r>
    </w:p>
    <w:p w14:paraId="36A25637"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lastRenderedPageBreak/>
        <w:tab/>
        <w:fldChar w:fldCharType="begin"/>
        <w:instrText>SYMBOL 183 \f "Symbol" \s 8 \h</w:instrText>
        <w:fldChar w:fldCharType="end"/>
        <w:tab/>
        <w:t>a könyvviteli szolgáltatás körébe tartozó feladatok irányításáért, vezetéséért felelős személy nyilvános adatai,</w:t>
      </w:r>
    </w:p>
    <w:p w14:paraId="0CD25047" w14:textId="77777777" w:rsidR="00B95434" w:rsidRPr="000C191C" w:rsidRDefault="00B95434" w:rsidP="005613AE">
      <w:pPr>
        <w:pStyle w:val="BodyText21"/>
        <w:spacing w:before="120"/>
        <w:rPr>
          <w:rFonts w:ascii="Arial" w:hAnsi="Arial" w:cs="Arial"/>
          <w:color w:val="0000FF"/>
          <w:sz w:val="24"/>
          <w:szCs w:val="24"/>
        </w:rPr>
      </w:pPr>
      <w:r>
        <w:rPr>
          <w:rFonts w:ascii="Arial" w:hAnsi="Arial" w:cs="Arial"/>
          <w:color w:val="0000FF"/>
          <w:sz w:val="24"/>
          <w:szCs w:val="24"/>
        </w:rPr>
        <w:tab/>
        <w:fldChar w:fldCharType="begin"/>
        <w:instrText>SYMBOL 183 \f "Symbol" \s 8 \h</w:instrText>
        <w:fldChar w:fldCharType="end"/>
        <w:tab/>
        <w:t>a könyvvizsgálati kötelezettségre kiemelt és egyértelmű utalás.</w:t>
      </w:r>
    </w:p>
    <w:p w14:paraId="7B5E7487" w14:textId="77777777" w:rsidR="00B95434" w:rsidRPr="000C191C" w:rsidRDefault="00B95434" w:rsidP="005613AE">
      <w:pPr>
        <w:pStyle w:val="BodyText21"/>
        <w:rPr>
          <w:color w:val="0000FF"/>
          <w:sz w:val="21"/>
          <w:szCs w:val="21"/>
        </w:rPr>
      </w:pPr>
    </w:p>
    <w:p w14:paraId="71A95CD8" w14:textId="77777777" w:rsidR="00B95434" w:rsidRPr="000C191C" w:rsidRDefault="00B95434" w:rsidP="005613AE">
      <w:pPr>
        <w:rPr>
          <w:rFonts w:ascii="Arial" w:hAnsi="Arial" w:cs="Arial"/>
          <w:color w:val="0000FF"/>
          <w:u w:val="single"/>
        </w:rPr>
      </w:pPr>
      <w:r>
        <w:rPr>
          <w:rFonts w:ascii="Arial" w:hAnsi="Arial" w:cs="Arial"/>
          <w:color w:val="0000FF"/>
          <w:u w:val="single"/>
        </w:rPr>
        <w:t>2. A számviteli politikából kiemelten:</w:t>
      </w:r>
    </w:p>
    <w:p w14:paraId="095BC9C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értékelési módok,</w:t>
      </w:r>
    </w:p>
    <w:p w14:paraId="21587BC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értékcsökkenés elszámolásának módszere,</w:t>
      </w:r>
    </w:p>
    <w:p w14:paraId="5A91931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eredménykimutatás választott formája,</w:t>
      </w:r>
    </w:p>
    <w:p w14:paraId="1DC5386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mérlegkészítés időpontja,</w:t>
      </w:r>
    </w:p>
    <w:p w14:paraId="321230E5"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piaci értéken történő értékelés alkalmazott elvei és módszerei,</w:t>
      </w:r>
    </w:p>
    <w:p w14:paraId="7EEA9AB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politika változása és annak eredményre gyakorolt hatása,</w:t>
      </w:r>
    </w:p>
    <w:p w14:paraId="093ED41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értékelési elv változása és annak eredményre gyakorolt hatása.</w:t>
      </w:r>
    </w:p>
    <w:p w14:paraId="4A5B86BE" w14:textId="77777777" w:rsidR="00B95434" w:rsidRPr="000C191C" w:rsidRDefault="00B95434" w:rsidP="005613AE">
      <w:pPr>
        <w:tabs>
          <w:tab w:val="left" w:pos="284"/>
        </w:tabs>
        <w:ind w:left="567" w:hanging="567"/>
        <w:jc w:val="both"/>
        <w:rPr>
          <w:color w:val="0000FF"/>
          <w:sz w:val="21"/>
          <w:szCs w:val="21"/>
        </w:rPr>
      </w:pPr>
    </w:p>
    <w:p w14:paraId="344D01B0" w14:textId="77777777" w:rsidR="00B95434" w:rsidRPr="000C191C" w:rsidRDefault="00B95434" w:rsidP="005613AE">
      <w:pPr>
        <w:rPr>
          <w:rFonts w:ascii="Arial" w:hAnsi="Arial" w:cs="Arial"/>
          <w:color w:val="0000FF"/>
          <w:u w:val="single"/>
        </w:rPr>
      </w:pPr>
      <w:r>
        <w:rPr>
          <w:rFonts w:ascii="Arial" w:hAnsi="Arial" w:cs="Arial"/>
          <w:color w:val="0000FF"/>
          <w:u w:val="single"/>
        </w:rPr>
        <w:t>3. A mérleghez kapcsolódó kiegészítések:</w:t>
      </w:r>
    </w:p>
    <w:p w14:paraId="09468E8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értékcsökkenés elszámolásának számviteli politikában meghatározott módszere, elszámolásának gyakorisága,</w:t>
      </w:r>
    </w:p>
    <w:p w14:paraId="72D6F030"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lényeges befektetett eszközök, maradványértékük alapja,</w:t>
      </w:r>
    </w:p>
    <w:p w14:paraId="3AC95A26" w14:textId="1FD2CE9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tárgyévi értékcsökkenés összege, a leírás terv szerinti (azon belül módszerenkénti), terven felüli, visszaírt terven felüli bontásban,</w:t>
      </w:r>
    </w:p>
    <w:p w14:paraId="59942F42"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jelentős összegű terven felüli értékcsökkenés, illetve visszaírásának okai, indokai,</w:t>
      </w:r>
    </w:p>
    <w:p w14:paraId="24E5CD72"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mérlegben eszközként kimutatott, de csak kezelésre átvett eszközök felsorolása,</w:t>
      </w:r>
    </w:p>
    <w:p w14:paraId="1F07596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kutatás és a kísérleti fejlesztés tárgyévi költségei,</w:t>
      </w:r>
    </w:p>
    <w:p w14:paraId="77FE30E3" w14:textId="776450FD"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immateriális javak, a tárgyi eszközök esetében a nyitó bruttó érték, annak növekedése, csökkenése, az átsorolások, továbbá a halmozott értékcsökkenés nyitóértéke, tárgyévi növekedése, csökkenése,</w:t>
      </w:r>
    </w:p>
    <w:p w14:paraId="6DA67E8E" w14:textId="77777777" w:rsidR="00B95434" w:rsidRPr="000C191C" w:rsidRDefault="00B95434" w:rsidP="005613AE">
      <w:pPr>
        <w:pStyle w:val="NormlWeb"/>
        <w:tabs>
          <w:tab w:val="left" w:pos="540"/>
        </w:tabs>
        <w:spacing w:before="120" w:beforeAutospacing="0" w:after="0" w:afterAutospacing="0"/>
        <w:ind w:left="540" w:hanging="274"/>
        <w:jc w:val="both"/>
        <w:rPr>
          <w:rFonts w:ascii="Arial" w:hAnsi="Arial" w:cs="Arial"/>
          <w:color w:val="0000FF"/>
        </w:rPr>
      </w:pPr>
      <w:r>
        <w:rPr>
          <w:rFonts w:ascii="Arial" w:hAnsi="Arial" w:cs="Arial"/>
          <w:color w:val="0000FF"/>
        </w:rPr>
        <w:t>•</w:t>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275204C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értékhelyesbítések nyitó értéke, növekedése, csökkenése, záró értéke,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108EDFA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befektetett pénzügyi eszközök átminősítése forgóeszközzé és fordítva, azok hatásának értékelése,</w:t>
      </w:r>
    </w:p>
    <w:p w14:paraId="5426BF7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a befektetett pénzügyi eszközök, a forgóeszközök közötti készletek, követelések és értékpapírok értékelése kapcsán elszámolt értékvesztés nyitó értéke, tárgyévi </w:t>
        <w:lastRenderedPageBreak/>
        <w:t>növekedése, tárgyévi csökkenése, a visszaírt értékvesztés összege, az értékvesztés záró értéke az előbbi eszközök szerinti részletezésben,</w:t>
      </w:r>
    </w:p>
    <w:p w14:paraId="6D8C221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készletek tárgyi eszközzé átsorolása, ennek az értékelésre gyakorolt hatása, </w:t>
      </w:r>
    </w:p>
    <w:p w14:paraId="34053289" w14:textId="77777777" w:rsidR="00B95434" w:rsidRPr="000C191C" w:rsidRDefault="00B95434" w:rsidP="005613AE">
      <w:pPr>
        <w:tabs>
          <w:tab w:val="left" w:pos="588"/>
        </w:tabs>
        <w:spacing w:before="120"/>
        <w:ind w:left="574" w:hanging="308"/>
        <w:jc w:val="both"/>
        <w:rPr>
          <w:rFonts w:ascii="Arial" w:hAnsi="Arial" w:cs="Arial"/>
          <w:color w:val="0000FF"/>
        </w:rPr>
      </w:pPr>
      <w:r>
        <w:rPr>
          <w:rFonts w:ascii="Arial" w:hAnsi="Arial" w:cs="Arial"/>
          <w:color w:val="0000FF"/>
        </w:rPr>
        <w:t>•</w:t>
        <w:tab/>
        <w:t>a környezet védelmét közvetlenül szolgáló tárgyi eszközök esetében a nyitó bruttó érték, annak növekedése, csökkenése, az átsorolások, továbbá a halmozott értékcsökkenés nyitóértéke, tárgyévi növekedése, csökkenése,</w:t>
      </w:r>
    </w:p>
    <w:p w14:paraId="46708B9C" w14:textId="77777777" w:rsidR="00B95434" w:rsidRPr="000C191C" w:rsidRDefault="00B95434" w:rsidP="005613AE">
      <w:pPr>
        <w:tabs>
          <w:tab w:val="left" w:pos="546"/>
        </w:tabs>
        <w:spacing w:before="120"/>
        <w:ind w:left="567" w:hanging="315"/>
        <w:jc w:val="both"/>
        <w:rPr>
          <w:rFonts w:ascii="Arial" w:hAnsi="Arial" w:cs="Arial"/>
          <w:color w:val="0000FF"/>
        </w:rPr>
      </w:pPr>
      <w:r>
        <w:rPr>
          <w:rFonts w:ascii="Arial" w:hAnsi="Arial" w:cs="Arial"/>
          <w:color w:val="0000FF"/>
        </w:rPr>
        <w:t>•</w:t>
        <w:tab/>
        <w:t xml:space="preserve">környezetvédelmi kötelezettségek, </w:t>
      </w:r>
    </w:p>
    <w:p w14:paraId="66A8B157" w14:textId="77777777" w:rsidR="00B95434" w:rsidRPr="000C191C" w:rsidRDefault="00B95434" w:rsidP="005613AE">
      <w:pPr>
        <w:tabs>
          <w:tab w:val="left" w:pos="546"/>
        </w:tabs>
        <w:spacing w:before="120"/>
        <w:ind w:left="567" w:hanging="315"/>
        <w:jc w:val="both"/>
        <w:rPr>
          <w:rFonts w:ascii="Arial" w:hAnsi="Arial" w:cs="Arial"/>
          <w:color w:val="0000FF"/>
        </w:rPr>
      </w:pPr>
      <w:r>
        <w:rPr>
          <w:rFonts w:ascii="Arial" w:hAnsi="Arial" w:cs="Arial"/>
          <w:color w:val="0000FF"/>
        </w:rPr>
        <w:t>•</w:t>
        <w:tab/>
        <w:t xml:space="preserve">a környezet védelmét szolgáló jövőbeni költségek fedezetére a tárgyévben, illetve az előző üzleti évben képzett céltartalék összege, </w:t>
      </w:r>
    </w:p>
    <w:p w14:paraId="70A8565B" w14:textId="77777777" w:rsidR="00B95434" w:rsidRPr="000C191C" w:rsidRDefault="00B95434" w:rsidP="005613AE">
      <w:pPr>
        <w:tabs>
          <w:tab w:val="left" w:pos="546"/>
        </w:tabs>
        <w:spacing w:before="120"/>
        <w:ind w:left="567" w:hanging="315"/>
        <w:jc w:val="both"/>
        <w:rPr>
          <w:rFonts w:ascii="Arial" w:hAnsi="Arial" w:cs="Arial"/>
          <w:color w:val="0000FF"/>
        </w:rPr>
      </w:pPr>
      <w:r>
        <w:rPr>
          <w:rFonts w:ascii="Arial" w:hAnsi="Arial" w:cs="Arial"/>
          <w:color w:val="0000FF"/>
        </w:rPr>
        <w:t>•</w:t>
        <w:tab/>
        <w:t>a tárgyévben, illetve az előző üzleti évben környezetvédelemmel kapcsolatosan elszámolt költségek összege, valamint a kötelezettségek között ki nem mutatott környezetvédelmi, helyreállítási kötelezettségek várható összege,</w:t>
      </w:r>
    </w:p>
    <w:p w14:paraId="0505D5A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veszélyes hulladékok, környezetre káros anyagok nyitó és záró készletének mennyiségi és értékadatai, mennyiségé</w:t>
        <w:softHyphen/>
        <w:t>nek és értékének tárgyévi növekedése és csökkenése a vonatkozó jogszabály szerinti veszélyességi osztályok alapján,</w:t>
      </w:r>
    </w:p>
    <w:p w14:paraId="4BE20D0F"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követelések után elszámolt értékvesztés felsorolása jogcímenként (követelés, kétes követelés, kölcsönök, előlegek, stb.),</w:t>
      </w:r>
    </w:p>
    <w:p w14:paraId="3A1BC46D"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bevételek aktív időbeli elhatárolásának, a halasztott ráfordításoknak a jelentősebb összegei, azok időbeli alakulása,</w:t>
      </w:r>
    </w:p>
    <w:p w14:paraId="564B6A7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2640C534" w14:textId="77777777" w:rsidR="00B95434" w:rsidRPr="000C191C" w:rsidRDefault="00B95434" w:rsidP="005613AE">
      <w:pPr>
        <w:pStyle w:val="NormlWeb"/>
        <w:spacing w:before="120" w:beforeAutospacing="0" w:after="0" w:afterAutospacing="0"/>
        <w:ind w:left="560" w:hanging="280"/>
        <w:jc w:val="both"/>
        <w:rPr>
          <w:rFonts w:ascii="Arial" w:hAnsi="Arial" w:cs="Arial"/>
          <w:color w:val="0000FF"/>
        </w:rPr>
      </w:pPr>
      <w:r>
        <w:rPr>
          <w:rFonts w:ascii="Arial" w:hAnsi="Arial" w:cs="Arial"/>
          <w:color w:val="0000FF"/>
        </w:rPr>
        <w:t>•</w:t>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hatása megítélését,</w:t>
      </w:r>
    </w:p>
    <w:p w14:paraId="1DDA318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Times" w:hAnsi="Times" w:cs="Times"/>
          <w:i/>
          <w:iCs/>
          <w:color w:val="0000FF"/>
        </w:rPr>
        <w:tab/>
        <w:t>•</w:t>
        <w:tab/>
      </w:r>
      <w:r>
        <w:rPr>
          <w:rFonts w:ascii="Arial" w:hAnsi="Arial" w:cs="Arial"/>
          <w:color w:val="0000FF"/>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56AB1FD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kötelezettségek között azon kötelezettségek felsorolása, melyeknek a hátralévő futamideje több mint öt év, továbbá amelyek zálogjoggal vagy hasonló jogokkal biztosítottak, feltüntetve a biztosítékok fajtáját,</w:t>
      </w:r>
    </w:p>
    <w:p w14:paraId="7DF1A1D1" w14:textId="04450892" w:rsidR="00B95434" w:rsidRPr="000C191C" w:rsidRDefault="00B95434" w:rsidP="005613AE">
      <w:pPr>
        <w:tabs>
          <w:tab w:val="left" w:pos="284"/>
          <w:tab w:val="right" w:pos="9072"/>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a hosszú lejáratú kötelezettségek mérleg fordulónap utáni egy éven belüli törlesztő részleteinek bemutatása. </w:t>
      </w:r>
    </w:p>
    <w:p w14:paraId="39D9D4E6"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költségek, ráfordítások passzív időbeli elhatárolásának, a halasztott bevételeknek a jelentősebb összegei, azok időbeli alakulása,</w:t>
      </w:r>
    </w:p>
    <w:p w14:paraId="6990645D" w14:textId="7C80DE86" w:rsidR="00B95434" w:rsidRPr="000C191C" w:rsidRDefault="00B95434" w:rsidP="006D6FE5">
      <w:pPr>
        <w:tabs>
          <w:tab w:val="left" w:pos="284"/>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a bekerülési értéken értékelt befektetett pénzügyi eszközök könyv szerinti értékének a valós értéket jelentősen meghaladó összege esetén, azok könyv szerinti értéke és valós értéke, valamint annak indoklása, hogy miért nem számolták el az értékvesztést, ideértve a bizonyítékot annak a feltételezésnek az igazolására, hogy legalább a könyv szerinti érték meg fog térülni,</w:t>
      </w:r>
    </w:p>
    <w:p w14:paraId="63672F01" w14:textId="77777777" w:rsidR="00B95434" w:rsidRPr="000C191C" w:rsidRDefault="00B95434" w:rsidP="005613AE">
      <w:pPr>
        <w:pStyle w:val="NormlWeb"/>
        <w:tabs>
          <w:tab w:val="left" w:pos="560"/>
        </w:tabs>
        <w:spacing w:before="120" w:beforeAutospacing="0" w:after="0" w:afterAutospacing="0"/>
        <w:ind w:left="546" w:hanging="306"/>
        <w:jc w:val="both"/>
        <w:rPr>
          <w:rFonts w:ascii="Arial" w:hAnsi="Arial" w:cs="Arial"/>
          <w:color w:val="0000FF"/>
        </w:rPr>
      </w:pPr>
      <w:r>
        <w:rPr>
          <w:color w:val="0000FF"/>
        </w:rPr>
        <w:t>•</w:t>
        <w:tab/>
      </w:r>
      <w:r>
        <w:rPr>
          <w:rFonts w:ascii="Arial" w:hAnsi="Arial" w:cs="Arial"/>
          <w:color w:val="0000FF"/>
        </w:rPr>
        <w:t>a kibocsátott részvények száma és névértéke részvény-típusonként (fajtánként) csoportosítva (ezen belül külön feltüntetve a tárgyévben kibocsátottakat), a kibocsátott átváltoztatható és átváltozó kötvények száma és névértéke, továbbá az opciós utalvány, opció, illetve hasonló értékpapír vagy jog megléte, jelezve azok számát és a hozzájuk kapcsolódó jogokat;</w:t>
      </w:r>
    </w:p>
    <w:p w14:paraId="088336CC" w14:textId="77777777" w:rsidR="00B95434" w:rsidRDefault="00B95434" w:rsidP="005613AE">
      <w:pPr>
        <w:tabs>
          <w:tab w:val="left" w:pos="284"/>
        </w:tabs>
        <w:spacing w:before="120"/>
        <w:ind w:left="567" w:hanging="287"/>
        <w:jc w:val="both"/>
        <w:rPr>
          <w:rFonts w:ascii="Arial" w:hAnsi="Arial" w:cs="Arial"/>
          <w:color w:val="0000FF"/>
        </w:rPr>
      </w:pPr>
      <w:r>
        <w:rPr>
          <w:rFonts w:ascii="Arial" w:hAnsi="Arial" w:cs="Arial"/>
          <w:color w:val="0000FF"/>
        </w:rPr>
        <w:t>•</w:t>
        <w:tab/>
        <w:t>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3DC3E91E" w14:textId="77777777" w:rsidR="001D7D3B" w:rsidRDefault="001D7D3B" w:rsidP="005613AE">
      <w:pPr>
        <w:tabs>
          <w:tab w:val="left" w:pos="284"/>
        </w:tabs>
        <w:spacing w:before="120"/>
        <w:ind w:left="567" w:hanging="287"/>
        <w:jc w:val="both"/>
        <w:rPr>
          <w:rFonts w:ascii="Arial" w:hAnsi="Arial" w:cs="Arial"/>
          <w:color w:val="0000FF"/>
        </w:rPr>
      </w:pPr>
    </w:p>
    <w:p w14:paraId="3E5E7EC4" w14:textId="77777777" w:rsidR="00B95434" w:rsidRPr="000C191C" w:rsidRDefault="00B95434" w:rsidP="001D7D3B">
      <w:pPr>
        <w:tabs>
          <w:tab w:val="left" w:pos="284"/>
          <w:tab w:val="right" w:pos="9072"/>
        </w:tabs>
        <w:ind w:left="567"/>
        <w:jc w:val="both"/>
        <w:rPr>
          <w:color w:val="0000FF"/>
          <w:sz w:val="21"/>
          <w:szCs w:val="21"/>
        </w:rPr>
      </w:pPr>
    </w:p>
    <w:p w14:paraId="4A320BEE" w14:textId="0CB0A403" w:rsidR="00B95434" w:rsidRPr="000C191C" w:rsidRDefault="00B95434" w:rsidP="005613AE">
      <w:pPr>
        <w:rPr>
          <w:rFonts w:ascii="Arial" w:hAnsi="Arial" w:cs="Arial"/>
          <w:color w:val="0000FF"/>
          <w:u w:val="single"/>
        </w:rPr>
      </w:pPr>
      <w:r>
        <w:rPr>
          <w:rFonts w:ascii="Arial" w:hAnsi="Arial" w:cs="Arial"/>
          <w:color w:val="0000FF"/>
          <w:u w:val="single"/>
        </w:rPr>
        <w:t xml:space="preserve">4. Az eredménykimutatáshoz kapcsolódó kiegészítések </w:t>
      </w:r>
    </w:p>
    <w:p w14:paraId="7D00846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értékesítés nettó árbevétele a létesítő okiratban megjelölt főbb tevékenységenkénti megbontásban,</w:t>
      </w:r>
    </w:p>
    <w:p w14:paraId="17E510B5"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exportértékesítés árbevétele termékexport és szolgáltatásexport szerinti, az importbeszerzés értéke termékimport és szolgáltatásimport szerinti tagolásban, továbbá az Európai Unió, valamint más, az Európai Unión kívüli országok szerinti, illetve ezen belül földrajzilag elhatárolt piacok szerinti bontásban,</w:t>
      </w:r>
    </w:p>
    <w:p w14:paraId="49BEB1C4" w14:textId="76007194" w:rsidR="00B95434"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a tárgyévben foglalkoztatott munkavállalók átlagos statisztikai állományi létszáma, bérköltsége és személyi jellegű egyéb kifizetései állománycsoportonkénti bontásban, továbbá a bérjárulékai jogcímenkénti részletezésben,</w:t>
      </w:r>
    </w:p>
    <w:p w14:paraId="33B68704"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igazgatóság, az ügyvezetés, a felügyelő bizottság éves járandósága, a felvett előleget és kölcsönt kiemelve,</w:t>
      </w:r>
    </w:p>
    <w:p w14:paraId="7C6683F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politikában meghatározott kivételes nagyságú vagy előfordulású bevételek, költségek és ráfordítások összege, azok jellege,</w:t>
      </w:r>
    </w:p>
    <w:p w14:paraId="03E24B1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azon egyéb bevételek és egyéb ráfordítások, illetve pénzügyi műveletek bevételei és ráfordításai közötti tételek adóhatásának bemutatása, amelyek jelentős összegűek,</w:t>
      </w:r>
    </w:p>
    <w:p w14:paraId="1B67849A"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összeghatártól függetlenül azon tételek bemutatása, amelyek tőkeműveletekhez, illetve átalakuláshoz, egyesüléshez, szétváláshoz kapcsolódnak,</w:t>
      </w:r>
    </w:p>
    <w:p w14:paraId="6D56DA37"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azon összegek felsorolása, melyek az értékelés következtében a társasági adó megállapításánál módosító tételt jelentenek, ha átmeneti jellegű, akkor annak jövőbeni hatása is,</w:t>
      </w:r>
    </w:p>
    <w:p w14:paraId="37FE5AC1"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forgóeszközök között kimutatott értékpapírok értékesítése, beváltása, törlesztése kapcsán a nettó módon elszámolt ráfordítások, illetve bevételek bruttó összegei, értékpapír típusonként részletezve,</w:t>
      </w:r>
    </w:p>
    <w:p w14:paraId="33EC71CF"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a korábban rendkívülinek tekintett, az Egyéb bevételek és a Pénzügyi műveletek bevételei között kimutatott halasztott bevételekből a kapcsolt vállalkozásokkal, ezen belül az anya- és leányvállalattal elszámolt összegeket,</w:t>
      </w:r>
    </w:p>
    <w:p w14:paraId="10D6E7EC" w14:textId="77777777" w:rsidR="00B95434" w:rsidRPr="000C191C" w:rsidRDefault="00B95434" w:rsidP="005613AE">
      <w:pPr>
        <w:tabs>
          <w:tab w:val="left" w:pos="284"/>
        </w:tabs>
        <w:spacing w:before="120"/>
        <w:ind w:left="567" w:hanging="567"/>
        <w:rPr>
          <w:rFonts w:ascii="Arial" w:hAnsi="Arial" w:cs="Arial"/>
          <w:color w:val="0000FF"/>
        </w:rPr>
      </w:pPr>
      <w:r>
        <w:rPr>
          <w:rFonts w:ascii="Arial" w:hAnsi="Arial" w:cs="Arial"/>
          <w:color w:val="0000FF"/>
        </w:rPr>
        <w:tab/>
        <w:fldChar w:fldCharType="begin"/>
        <w:instrText>SYMBOL 183 \f "Symbol" \s 8 \h</w:instrText>
        <w:fldChar w:fldCharType="end"/>
        <w:tab/>
        <w:t>jogcímenként az igénybe vett szolgáltatások költségeinek jelentős tételei,</w:t>
      </w:r>
    </w:p>
    <w:p w14:paraId="1F8BF46B" w14:textId="77777777" w:rsidR="00B95434" w:rsidRDefault="00B95434" w:rsidP="005613AE">
      <w:pPr>
        <w:tabs>
          <w:tab w:val="left" w:pos="284"/>
        </w:tabs>
        <w:spacing w:before="120"/>
        <w:ind w:left="567" w:hanging="301"/>
        <w:jc w:val="both"/>
        <w:rPr>
          <w:rFonts w:ascii="Arial" w:hAnsi="Arial" w:cs="Arial"/>
          <w:color w:val="0000FF"/>
        </w:rPr>
      </w:pPr>
      <w:r>
        <w:rPr>
          <w:rFonts w:ascii="Arial" w:hAnsi="Arial" w:cs="Arial"/>
          <w:color w:val="0000FF"/>
        </w:rPr>
        <w:t>•</w:t>
        <w:tab/>
        <w:t>a támogatási program keretében végleges jelleggel kapott, folyósított, illetve elszámolt összegek támogatásonként, továbbá a kapott összeg, annak felhasználása (jogcímenként és évenként) és a rendelkezésre álló összeg megbontásban, valamint a visszatérítendő jelleggel kapott (kötelezettségként kimutatott) támogatásra vonatkozó előbbiek szerint részletezett adatok, mindezeken túlmenően a külön jogszabály szerinti további információk,</w:t>
      </w:r>
    </w:p>
    <w:p w14:paraId="572C82BD" w14:textId="77777777" w:rsidR="00B95434" w:rsidRDefault="00B95434">
      <w:pPr>
        <w:numPr>
          <w:ilvl w:val="0"/>
          <w:numId w:val="24"/>
        </w:numPr>
        <w:tabs>
          <w:tab w:val="clear" w:pos="986"/>
          <w:tab w:val="left" w:pos="284"/>
        </w:tabs>
        <w:spacing w:before="120"/>
        <w:ind w:left="540" w:hanging="274"/>
        <w:jc w:val="both"/>
        <w:rPr>
          <w:rFonts w:ascii="Arial" w:hAnsi="Arial" w:cs="Arial"/>
          <w:color w:val="0000FF"/>
        </w:rPr>
      </w:pPr>
      <w:r>
        <w:rPr>
          <w:rFonts w:ascii="Arial" w:hAnsi="Arial" w:cs="Arial"/>
          <w:color w:val="0000FF"/>
        </w:rPr>
        <w:t>az üzletág átruházás során átadott eszközök és kötelezettségek (a passzív időbeli elhatárolást és a céltartalékot is ideértve) könyv szerinti értéke.</w:t>
      </w:r>
    </w:p>
    <w:p w14:paraId="61A06CA4" w14:textId="77777777" w:rsidR="00B95434" w:rsidRPr="000C191C" w:rsidRDefault="00B95434" w:rsidP="005613AE">
      <w:pPr>
        <w:tabs>
          <w:tab w:val="left" w:pos="284"/>
        </w:tabs>
        <w:spacing w:before="120"/>
        <w:ind w:left="567" w:hanging="567"/>
        <w:jc w:val="both"/>
        <w:rPr>
          <w:rFonts w:ascii="Arial" w:hAnsi="Arial" w:cs="Arial"/>
          <w:color w:val="0000FF"/>
        </w:rPr>
      </w:pPr>
    </w:p>
    <w:p w14:paraId="6274C391" w14:textId="77777777" w:rsidR="00B95434" w:rsidRPr="000C191C" w:rsidRDefault="00B95434" w:rsidP="005613AE">
      <w:pPr>
        <w:tabs>
          <w:tab w:val="left" w:pos="284"/>
        </w:tabs>
        <w:ind w:left="567" w:hanging="567"/>
        <w:jc w:val="both"/>
        <w:rPr>
          <w:rFonts w:ascii="Arial" w:hAnsi="Arial" w:cs="Arial"/>
          <w:color w:val="0000FF"/>
        </w:rPr>
      </w:pPr>
      <w:r>
        <w:rPr>
          <w:rFonts w:ascii="Arial" w:hAnsi="Arial" w:cs="Arial"/>
          <w:color w:val="0000FF"/>
        </w:rPr>
        <w:t xml:space="preserve">5. </w:t>
      </w:r>
      <w:r>
        <w:rPr>
          <w:rFonts w:ascii="Arial" w:hAnsi="Arial" w:cs="Arial"/>
          <w:color w:val="0000FF"/>
          <w:u w:val="single"/>
        </w:rPr>
        <w:t>Mérlegen kívüli tételekre vonatkozó adatok</w:t>
      </w:r>
    </w:p>
    <w:p w14:paraId="347F7269" w14:textId="77777777" w:rsidR="00B95434" w:rsidRPr="000C191C" w:rsidRDefault="00B95434" w:rsidP="005613AE">
      <w:pPr>
        <w:pStyle w:val="uj"/>
        <w:pBdr>
          <w:left w:val="none" w:sz="0" w:space="0" w:color="auto"/>
        </w:pBdr>
        <w:tabs>
          <w:tab w:val="left" w:pos="574"/>
        </w:tabs>
        <w:spacing w:before="120" w:after="0"/>
        <w:ind w:left="588" w:hanging="308"/>
        <w:rPr>
          <w:rFonts w:ascii="Arial" w:hAnsi="Arial" w:cs="Arial"/>
          <w:color w:val="0000FF"/>
        </w:rPr>
      </w:pPr>
      <w:r>
        <w:rPr>
          <w:rFonts w:ascii="Arial" w:hAnsi="Arial" w:cs="Arial"/>
          <w:color w:val="0000FF"/>
        </w:rPr>
        <w:t>•</w:t>
        <w:tab/>
        <w:t>mérlegen kívüli tételként a függő és a biztos (jövőbeni) kötelezettségvállalások összege fajtánkénti részletezésben,</w:t>
      </w:r>
    </w:p>
    <w:p w14:paraId="1854ECBB" w14:textId="77777777" w:rsidR="00B95434" w:rsidRPr="000C191C" w:rsidRDefault="00B95434" w:rsidP="005613AE">
      <w:pPr>
        <w:pStyle w:val="uj"/>
        <w:pBdr>
          <w:left w:val="none" w:sz="0" w:space="0" w:color="auto"/>
        </w:pBdr>
        <w:tabs>
          <w:tab w:val="left" w:pos="574"/>
        </w:tabs>
        <w:spacing w:before="120" w:after="0"/>
        <w:ind w:left="588" w:hanging="308"/>
        <w:rPr>
          <w:rFonts w:ascii="Arial" w:hAnsi="Arial" w:cs="Arial"/>
          <w:color w:val="0000FF"/>
        </w:rPr>
      </w:pPr>
      <w:r>
        <w:rPr>
          <w:rFonts w:ascii="Arial" w:hAnsi="Arial" w:cs="Arial"/>
          <w:color w:val="0000FF"/>
        </w:rPr>
        <w:t>•</w:t>
        <w:tab/>
        <w:t>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0D0A7975" w14:textId="77777777" w:rsidR="00B95434" w:rsidRPr="000C191C" w:rsidRDefault="00B95434" w:rsidP="005613AE">
      <w:pPr>
        <w:pStyle w:val="uj"/>
        <w:pBdr>
          <w:left w:val="none" w:sz="0" w:space="0" w:color="auto"/>
        </w:pBdr>
        <w:tabs>
          <w:tab w:val="left" w:pos="574"/>
        </w:tabs>
        <w:spacing w:before="120" w:after="0"/>
        <w:ind w:left="600" w:hanging="306"/>
        <w:rPr>
          <w:rFonts w:ascii="Arial" w:hAnsi="Arial" w:cs="Arial"/>
          <w:color w:val="0000FF"/>
        </w:rPr>
      </w:pPr>
      <w:r>
        <w:rPr>
          <w:rFonts w:ascii="Arial" w:hAnsi="Arial" w:cs="Arial"/>
          <w:color w:val="0000FF"/>
        </w:rPr>
        <w:t>•</w:t>
      </w:r>
      <w:r>
        <w:rPr>
          <w:rFonts w:ascii="Arial" w:hAnsi="Arial" w:cs="Arial"/>
          <w:i/>
          <w:iCs/>
          <w:color w:val="0000FF"/>
          <w:vertAlign w:val="superscript"/>
        </w:rPr>
        <w:tab/>
      </w:r>
      <w:r>
        <w:rPr>
          <w:rFonts w:ascii="Arial" w:hAnsi="Arial" w:cs="Arial"/>
          <w:color w:val="0000FF"/>
        </w:rPr>
        <w:t>a tárgyévben lezárt származékos ügyletek eredménye és cash-flowra gyakorolt hatása ügyletfajtánként, fedezeti és nem fedezeti ügylet, tőzsdén, illetve tőzsdén kívül kötött ügylet részletezésben.</w:t>
      </w:r>
    </w:p>
    <w:p w14:paraId="65E247D5"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p>
    <w:p w14:paraId="34EA9769" w14:textId="77777777" w:rsidR="00B95434" w:rsidRPr="000C191C" w:rsidRDefault="00B95434" w:rsidP="005613AE">
      <w:pPr>
        <w:tabs>
          <w:tab w:val="left" w:pos="284"/>
        </w:tabs>
        <w:ind w:left="567" w:hanging="567"/>
        <w:jc w:val="both"/>
        <w:rPr>
          <w:rFonts w:ascii="Arial" w:hAnsi="Arial" w:cs="Arial"/>
          <w:color w:val="0000FF"/>
        </w:rPr>
      </w:pPr>
    </w:p>
    <w:p w14:paraId="26BF799A" w14:textId="77777777" w:rsidR="00B95434" w:rsidRPr="000C191C" w:rsidRDefault="00B95434" w:rsidP="005613AE">
      <w:pPr>
        <w:rPr>
          <w:rFonts w:ascii="Arial" w:hAnsi="Arial" w:cs="Arial"/>
          <w:color w:val="0000FF"/>
          <w:u w:val="single"/>
        </w:rPr>
      </w:pPr>
      <w:r>
        <w:rPr>
          <w:rFonts w:ascii="Arial" w:hAnsi="Arial" w:cs="Arial"/>
          <w:color w:val="0000FF"/>
          <w:u w:val="single"/>
        </w:rPr>
        <w:t xml:space="preserve">6. Tájékoztató kiegészítés </w:t>
      </w:r>
    </w:p>
    <w:p w14:paraId="1AA8D659"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részletező kimutatás, ha a tárgyév és az előző naptári év adatai nem összehasonlíthatók,</w:t>
      </w:r>
    </w:p>
    <w:p w14:paraId="5A33E02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ellenőrzés, önellenőrzés során feltárt jelentősebb hibák eredményre, eszközökre-forrásokra gyakorolt - a mérlegben, az eredménykimutatásban összevontan szereplő - hatása, évenkénti megbontásban,</w:t>
      </w:r>
    </w:p>
    <w:p w14:paraId="132B57D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ha a cég kimutat üzleti vagy cégértéket és azt 5 évnél hosszabb idő alatt írja le,</w:t>
      </w:r>
    </w:p>
    <w:p w14:paraId="00D5AFDF"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ha valamely külföldi kötelezettséggel rendelkezik, amely visszafizetése magasabb értéken történik majd,</w:t>
      </w:r>
    </w:p>
    <w:p w14:paraId="20C8AC8B" w14:textId="77777777" w:rsidR="00B95434" w:rsidRPr="000C191C" w:rsidRDefault="00B95434" w:rsidP="005613AE">
      <w:pPr>
        <w:pStyle w:val="NormlWeb"/>
        <w:tabs>
          <w:tab w:val="left" w:pos="560"/>
        </w:tabs>
        <w:spacing w:before="120" w:beforeAutospacing="0" w:after="0" w:afterAutospacing="0"/>
        <w:ind w:left="560" w:hanging="320"/>
        <w:jc w:val="both"/>
        <w:rPr>
          <w:rFonts w:ascii="Arial" w:hAnsi="Arial" w:cs="Arial"/>
          <w:color w:val="0000FF"/>
        </w:rPr>
      </w:pPr>
      <w:r>
        <w:rPr>
          <w:rFonts w:ascii="Arial" w:hAnsi="Arial" w:cs="Arial"/>
          <w:color w:val="0000FF"/>
        </w:rPr>
        <w:t>•</w:t>
        <w:tab/>
        <w:t>a külföldi telephelyek főbb adatai telephelyenként külön-külön, így különösen azok megnevezése, címe, befogadó országa, a működéshez tartósan rendelkezésre bocsátott eszközök értéke, a külföldi gazdálkodásból származó követelések és kötelezettségek, a külföldi gazdálkodásból származó adózott eredmény és a külföldön befizetett főbb adók összege,</w:t>
      </w:r>
    </w:p>
    <w:p w14:paraId="4D90229E" w14:textId="6F90B5C5" w:rsidR="00B95434"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tárgyévi üzleti évre vonatkozó beszámoló könyvvizsgálatáért a könyvvizsgáló által felszámított díja, valamint a könyvvizsgáló által a tárgyévi üzleti évben az egyéb bizonyosságot nyújtó szolgáltatásokért, az adótanácsadói </w:t>
        <w:lastRenderedPageBreak/>
        <w:t>szolgáltatásokért és az egyéb, nem könyvvizsgálói szolgáltatásokért felszámított díjak külön-külön összesítve.</w:t>
      </w:r>
    </w:p>
    <w:p w14:paraId="042715A2" w14:textId="00895C71" w:rsidR="00B51217" w:rsidRDefault="00B51217">
      <w:pPr>
        <w:pStyle w:val="Listaszerbekezds"/>
        <w:numPr>
          <w:ilvl w:val="0"/>
          <w:numId w:val="25"/>
        </w:numPr>
        <w:tabs>
          <w:tab w:val="left" w:pos="284"/>
          <w:tab w:val="left" w:pos="567"/>
        </w:tabs>
        <w:spacing w:before="120"/>
        <w:ind w:left="567" w:hanging="207"/>
        <w:jc w:val="both"/>
        <w:rPr>
          <w:rFonts w:ascii="Arial" w:hAnsi="Arial" w:cs="Arial"/>
          <w:color w:val="0000FF"/>
        </w:rPr>
      </w:pPr>
      <w:r>
        <w:rPr>
          <w:rFonts w:ascii="Arial" w:hAnsi="Arial" w:cs="Arial"/>
          <w:color w:val="0000FF"/>
        </w:rPr>
        <w:t xml:space="preserve">az adózott eredmény felhasználására (az osztalék jóváhagyására) vonatkozó javaslat,</w:t>
      </w:r>
    </w:p>
    <w:p w14:paraId="6A4AC21B" w14:textId="77777777" w:rsidR="00B51217" w:rsidRDefault="00B51217" w:rsidP="00B51217">
      <w:pPr>
        <w:pStyle w:val="Listaszerbekezds"/>
        <w:tabs>
          <w:tab w:val="left" w:pos="284"/>
          <w:tab w:val="left" w:pos="567"/>
        </w:tabs>
        <w:spacing w:before="120"/>
        <w:jc w:val="both"/>
        <w:rPr>
          <w:rFonts w:ascii="Arial" w:hAnsi="Arial" w:cs="Arial"/>
          <w:color w:val="0000FF"/>
        </w:rPr>
      </w:pPr>
    </w:p>
    <w:p w14:paraId="6CDB6603" w14:textId="5992A063" w:rsidR="00494F04" w:rsidRPr="004B194B" w:rsidRDefault="00494F04">
      <w:pPr>
        <w:pStyle w:val="Listaszerbekezds"/>
        <w:numPr>
          <w:ilvl w:val="0"/>
          <w:numId w:val="28"/>
        </w:numPr>
        <w:spacing w:before="120"/>
        <w:ind w:left="567" w:hanging="283"/>
        <w:jc w:val="both"/>
        <w:rPr>
          <w:rFonts w:ascii="Arial" w:hAnsi="Arial" w:cs="Arial"/>
          <w:color w:val="0000FF"/>
        </w:rPr>
      </w:pPr>
      <w:r>
        <w:rPr>
          <w:rFonts w:ascii="Arial" w:hAnsi="Arial" w:cs="Arial"/>
          <w:color w:val="0000FF"/>
        </w:rPr>
        <w:t xml:space="preserve">a környezetvédelemi, sport, egészségügyi, szociális, kulturális és oktatási területen közérdekű célból, közhasznú tevékenységet végző civil szervezetnek ellentételezés nélkül az üzleti évben nyújtott pénzbeli és természetbeni juttatások bemutatása,</w:t>
      </w:r>
    </w:p>
    <w:p w14:paraId="251AF1CF" w14:textId="7E8E01A1" w:rsidR="00B51217" w:rsidRPr="00B51217" w:rsidRDefault="00B51217">
      <w:pPr>
        <w:pStyle w:val="Listaszerbekezds"/>
        <w:numPr>
          <w:ilvl w:val="0"/>
          <w:numId w:val="25"/>
        </w:numPr>
        <w:tabs>
          <w:tab w:val="left" w:pos="284"/>
          <w:tab w:val="left" w:pos="567"/>
        </w:tabs>
        <w:spacing w:before="120"/>
        <w:jc w:val="both"/>
        <w:rPr>
          <w:rFonts w:ascii="Arial" w:hAnsi="Arial" w:cs="Arial"/>
          <w:color w:val="0000FF"/>
        </w:rPr>
      </w:pPr>
      <w:r>
        <w:rPr>
          <w:rFonts w:ascii="Arial" w:hAnsi="Arial" w:cs="Arial"/>
          <w:color w:val="0000FF"/>
        </w:rPr>
        <w:t>minden más jogszabályban előírt részletezés,</w:t>
      </w:r>
    </w:p>
    <w:p w14:paraId="2D8CEFBD"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Times" w:hAnsi="Times" w:cs="Times"/>
          <w:color w:val="0000FF"/>
        </w:rPr>
        <w:tab/>
        <w:t>•</w:t>
        <w:tab/>
      </w:r>
      <w:r>
        <w:rPr>
          <w:rFonts w:ascii="Arial" w:hAnsi="Arial" w:cs="Arial"/>
          <w:color w:val="0000FF"/>
        </w:rPr>
        <w:t>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12D5E9D9" w14:textId="77777777" w:rsidR="00B95434" w:rsidRPr="000C191C" w:rsidRDefault="00B95434" w:rsidP="005613AE">
      <w:pPr>
        <w:tabs>
          <w:tab w:val="left" w:pos="284"/>
        </w:tabs>
        <w:spacing w:before="120"/>
        <w:jc w:val="both"/>
        <w:rPr>
          <w:rFonts w:ascii="Arial" w:hAnsi="Arial" w:cs="Arial"/>
          <w:color w:val="0000FF"/>
        </w:rPr>
      </w:pPr>
    </w:p>
    <w:p w14:paraId="3378E88C" w14:textId="77777777" w:rsidR="00B95434" w:rsidRPr="000C191C" w:rsidRDefault="00B95434" w:rsidP="005613AE">
      <w:pPr>
        <w:rPr>
          <w:rFonts w:ascii="Arial" w:hAnsi="Arial" w:cs="Arial"/>
          <w:color w:val="0000FF"/>
          <w:u w:val="single"/>
        </w:rPr>
      </w:pPr>
      <w:r>
        <w:rPr>
          <w:rFonts w:ascii="Arial" w:hAnsi="Arial" w:cs="Arial"/>
          <w:color w:val="0000FF"/>
          <w:u w:val="single"/>
        </w:rPr>
        <w:t xml:space="preserve">7. A vagyoni, pénzügyi, jövedelmezőségi mutatók meghatározása </w:t>
      </w:r>
    </w:p>
    <w:p w14:paraId="407E1DF9"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tárgyi eszközök aránya: tárgyi eszközök / eszközök </w:t>
      </w:r>
    </w:p>
    <w:p w14:paraId="4150AE80"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forgóeszközök aránya: forgóeszközök / eszközök</w:t>
      </w:r>
    </w:p>
    <w:p w14:paraId="4F43448F"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likviditás I.: forgóeszközök / rövid lejáratú kötelezettségek</w:t>
      </w:r>
    </w:p>
    <w:p w14:paraId="62A9F68B"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eladósodottság: idegen tőke / összes forrás </w:t>
      </w:r>
    </w:p>
    <w:p w14:paraId="2D640F1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árbevétel arányos nyereség: adózott eredmény / értékesítés nettó árbevétele</w:t>
      </w:r>
    </w:p>
    <w:p w14:paraId="28D5085B" w14:textId="5436DB32" w:rsidR="00B95434" w:rsidRPr="000C191C" w:rsidRDefault="00B95434" w:rsidP="00BB1DE9">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r>
    </w:p>
    <w:p w14:paraId="0FAE40EF" w14:textId="77777777" w:rsidR="00B95434" w:rsidRPr="000C191C" w:rsidRDefault="00B95434" w:rsidP="005613AE">
      <w:pPr>
        <w:rPr>
          <w:rFonts w:ascii="Arial" w:hAnsi="Arial" w:cs="Arial"/>
          <w:color w:val="0000FF"/>
        </w:rPr>
      </w:pPr>
    </w:p>
    <w:p w14:paraId="033F0493" w14:textId="37A12073" w:rsidR="00F46837" w:rsidRPr="004B194B" w:rsidRDefault="00F46837" w:rsidP="005613AE">
      <w:pPr>
        <w:jc w:val="both"/>
        <w:rPr>
          <w:rFonts w:ascii="Arial" w:hAnsi="Arial" w:cs="Arial"/>
          <w:color w:val="0070C0"/>
        </w:rPr>
      </w:pPr>
      <w:r>
        <w:rPr>
          <w:rFonts w:ascii="Arial" w:hAnsi="Arial" w:cs="Arial"/>
          <w:color w:val="0070C0"/>
        </w:rPr>
        <w:t xml:space="preserve">8. A kiegészítő mellékletnek tartalmaznia kell a Számviteli törvény 7. számú melléklete szerinti tartalomban a cash flow-kimutatást is.</w:t>
      </w:r>
    </w:p>
    <w:p w14:paraId="69690963" w14:textId="77777777" w:rsidR="00F46837" w:rsidRDefault="00F46837" w:rsidP="005613AE">
      <w:pPr>
        <w:jc w:val="both"/>
        <w:rPr>
          <w:rFonts w:ascii="Arial" w:hAnsi="Arial" w:cs="Arial"/>
          <w:color w:val="FF0000"/>
        </w:rPr>
      </w:pPr>
    </w:p>
    <w:p w14:paraId="2AFDDB4E" w14:textId="13A9853C" w:rsidR="00B95434" w:rsidRPr="00B51217" w:rsidRDefault="00B95434" w:rsidP="005613AE">
      <w:pPr>
        <w:jc w:val="both"/>
        <w:rPr>
          <w:rFonts w:ascii="Arial" w:hAnsi="Arial" w:cs="Arial"/>
          <w:b/>
          <w:bCs/>
          <w:color w:val="FF0000"/>
        </w:rPr>
      </w:pPr>
      <w:r>
        <w:rPr>
          <w:rFonts w:ascii="Arial" w:hAnsi="Arial" w:cs="Arial"/>
          <w:b/>
          <w:bCs/>
          <w:color w:val="FF0000"/>
        </w:rPr>
        <w:t>VAGY</w:t>
      </w:r>
    </w:p>
    <w:p w14:paraId="67D307F0" w14:textId="77777777" w:rsidR="00B95434" w:rsidRPr="000C191C" w:rsidRDefault="00B95434" w:rsidP="005613AE">
      <w:pPr>
        <w:jc w:val="both"/>
        <w:rPr>
          <w:rFonts w:ascii="Arial" w:hAnsi="Arial" w:cs="Arial"/>
          <w:color w:val="0000FF"/>
        </w:rPr>
      </w:pPr>
    </w:p>
    <w:p w14:paraId="25E482C4" w14:textId="77777777" w:rsidR="00B95434" w:rsidRPr="000C191C" w:rsidRDefault="00B95434" w:rsidP="005613AE">
      <w:pPr>
        <w:rPr>
          <w:rFonts w:ascii="Arial" w:hAnsi="Arial" w:cs="Arial"/>
          <w:b/>
          <w:bCs/>
          <w:color w:val="0000FF"/>
        </w:rPr>
      </w:pPr>
      <w:r>
        <w:rPr>
          <w:rFonts w:ascii="Arial" w:hAnsi="Arial" w:cs="Arial"/>
          <w:b/>
          <w:bCs/>
          <w:color w:val="0000FF"/>
        </w:rPr>
        <w:t>Vállalkozásunk egyszerűsített éves beszámolójának kiegészítő melléklete a számviteli törvény alapján a következő fő elemeket tartalmazza:</w:t>
      </w:r>
    </w:p>
    <w:p w14:paraId="4A79675A" w14:textId="77777777" w:rsidR="00B95434" w:rsidRPr="000C191C" w:rsidRDefault="00B95434" w:rsidP="005613AE">
      <w:pPr>
        <w:jc w:val="both"/>
        <w:rPr>
          <w:rFonts w:ascii="Arial" w:hAnsi="Arial" w:cs="Arial"/>
          <w:color w:val="0000FF"/>
        </w:rPr>
      </w:pPr>
    </w:p>
    <w:p w14:paraId="526B7891" w14:textId="3D60ECA7" w:rsidR="00B95434" w:rsidRDefault="00B95434" w:rsidP="005613AE">
      <w:pPr>
        <w:rPr>
          <w:rFonts w:ascii="Arial" w:hAnsi="Arial" w:cs="Arial"/>
          <w:color w:val="0000FF"/>
          <w:u w:val="single"/>
        </w:rPr>
      </w:pPr>
      <w:r>
        <w:rPr>
          <w:rFonts w:ascii="Arial" w:hAnsi="Arial" w:cs="Arial"/>
          <w:color w:val="0000FF"/>
          <w:u w:val="single"/>
        </w:rPr>
        <w:t>1. A számviteli politikából kiemelten:</w:t>
      </w:r>
    </w:p>
    <w:p w14:paraId="4A639F21" w14:textId="77777777" w:rsidR="00BB1DE9" w:rsidRPr="000C191C" w:rsidRDefault="00BB1DE9" w:rsidP="005613AE">
      <w:pPr>
        <w:rPr>
          <w:rFonts w:ascii="Arial" w:hAnsi="Arial" w:cs="Arial"/>
          <w:color w:val="0000FF"/>
          <w:u w:val="single"/>
        </w:rPr>
      </w:pPr>
    </w:p>
    <w:p w14:paraId="7FFD332E" w14:textId="77777777" w:rsidR="00B95434" w:rsidRPr="000C191C" w:rsidRDefault="00B95434" w:rsidP="00BB1DE9">
      <w:pPr>
        <w:pStyle w:val="NormlWeb"/>
        <w:spacing w:before="0" w:beforeAutospacing="0" w:after="120" w:afterAutospacing="0"/>
        <w:ind w:left="538" w:hanging="272"/>
        <w:rPr>
          <w:rFonts w:ascii="Arial" w:hAnsi="Arial" w:cs="Arial"/>
          <w:color w:val="0000FF"/>
        </w:rPr>
      </w:pPr>
      <w:r>
        <w:rPr>
          <w:rFonts w:ascii="Arial" w:hAnsi="Arial" w:cs="Arial"/>
          <w:color w:val="0000FF"/>
        </w:rPr>
        <w:t>•</w:t>
        <w:tab/>
        <w:t>a beszámoló összeállításánál alkalmazott szabályrendszer, annak főbb jellemzői,</w:t>
      </w:r>
    </w:p>
    <w:p w14:paraId="2FA16A1E"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alkalmazott értékelési eljárások, értékelési módok,</w:t>
      </w:r>
    </w:p>
    <w:p w14:paraId="5E70C4DB"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értékcsökkenés elszámolásának módszere,</w:t>
      </w:r>
    </w:p>
    <w:p w14:paraId="273CFC19"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eredménykimutatás választott formája,</w:t>
      </w:r>
    </w:p>
    <w:p w14:paraId="69A00C31"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mérlegkészítés időpontja,</w:t>
      </w:r>
    </w:p>
    <w:p w14:paraId="3C00AE16"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piaci értéken történő értékelés alkalmazott elvei és módszerei,</w:t>
      </w:r>
    </w:p>
    <w:p w14:paraId="01234642"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politika változása, indoklása és annak a vagyoni, pénzügyi helyzetre, eredményre gyakorolt hatása,</w:t>
      </w:r>
    </w:p>
    <w:p w14:paraId="414AF14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értékelési elv változása és annak eredményre gyakorolt hatása.</w:t>
      </w:r>
    </w:p>
    <w:p w14:paraId="7317C799" w14:textId="77777777" w:rsidR="00B95434" w:rsidRPr="000C191C" w:rsidRDefault="00B95434" w:rsidP="005613AE">
      <w:pPr>
        <w:tabs>
          <w:tab w:val="left" w:pos="284"/>
        </w:tabs>
        <w:ind w:left="567" w:hanging="567"/>
        <w:jc w:val="both"/>
        <w:rPr>
          <w:color w:val="0000FF"/>
          <w:sz w:val="21"/>
          <w:szCs w:val="21"/>
        </w:rPr>
      </w:pPr>
    </w:p>
    <w:p w14:paraId="72513FD3" w14:textId="77777777" w:rsidR="00B95434" w:rsidRPr="000C191C" w:rsidRDefault="00B95434" w:rsidP="005613AE">
      <w:pPr>
        <w:rPr>
          <w:rFonts w:ascii="Arial" w:hAnsi="Arial" w:cs="Arial"/>
          <w:color w:val="0000FF"/>
          <w:u w:val="single"/>
        </w:rPr>
      </w:pPr>
      <w:r>
        <w:rPr>
          <w:rFonts w:ascii="Arial" w:hAnsi="Arial" w:cs="Arial"/>
          <w:color w:val="0000FF"/>
          <w:u w:val="single"/>
        </w:rPr>
        <w:t>2. A mérleghez kapcsolódó kiegészítések:</w:t>
      </w:r>
    </w:p>
    <w:p w14:paraId="320A7C9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értékcsökkenés elszámolásának számviteli politikában meghatározott módszere, elszámolásának gyakorisága,</w:t>
      </w:r>
    </w:p>
    <w:p w14:paraId="575B495B" w14:textId="77777777" w:rsidR="00B95434" w:rsidRPr="000C191C" w:rsidRDefault="00B95434" w:rsidP="005613AE">
      <w:pPr>
        <w:pStyle w:val="NormlWeb"/>
        <w:tabs>
          <w:tab w:val="left" w:pos="540"/>
        </w:tabs>
        <w:spacing w:before="120" w:beforeAutospacing="0" w:after="0" w:afterAutospacing="0"/>
        <w:ind w:left="540" w:hanging="274"/>
        <w:jc w:val="both"/>
        <w:rPr>
          <w:rFonts w:ascii="Arial" w:hAnsi="Arial" w:cs="Arial"/>
          <w:color w:val="0000FF"/>
        </w:rPr>
      </w:pPr>
      <w:r>
        <w:rPr>
          <w:rFonts w:ascii="Arial" w:hAnsi="Arial" w:cs="Arial"/>
          <w:color w:val="0000FF"/>
        </w:rPr>
        <w:t>•</w:t>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641A1C58"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értékhelyesbítések nyitó értéke, növekedése, csökkenése, záró értéke, eszközcsoportonként részletezve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58BE5893" w14:textId="77777777" w:rsidR="00B95434" w:rsidRPr="000C191C" w:rsidRDefault="00B95434" w:rsidP="005613AE">
      <w:pPr>
        <w:tabs>
          <w:tab w:val="left" w:pos="284"/>
        </w:tabs>
        <w:spacing w:before="120"/>
        <w:ind w:left="600" w:hanging="600"/>
        <w:jc w:val="both"/>
        <w:rPr>
          <w:rFonts w:ascii="Arial" w:hAnsi="Arial" w:cs="Arial"/>
          <w:color w:val="0000FF"/>
        </w:rPr>
      </w:pPr>
      <w:r>
        <w:rPr>
          <w:rFonts w:ascii="Arial" w:hAnsi="Arial" w:cs="Arial"/>
          <w:color w:val="0000FF"/>
        </w:rPr>
        <w:tab/>
        <w:fldChar w:fldCharType="begin"/>
        <w:instrText>SYMBOL 183 \f "Symbol" \s 8 \h</w:instrText>
        <w:fldChar w:fldCharType="end"/>
        <w:tab/>
        <w:t>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1958DBDE" w14:textId="77777777" w:rsidR="00B95434" w:rsidRPr="000C191C" w:rsidRDefault="00B95434" w:rsidP="005613AE">
      <w:pPr>
        <w:pStyle w:val="NormlWeb"/>
        <w:spacing w:before="120" w:beforeAutospacing="0" w:after="0" w:afterAutospacing="0"/>
        <w:ind w:left="560" w:hanging="280"/>
        <w:jc w:val="both"/>
        <w:rPr>
          <w:rFonts w:ascii="Arial" w:hAnsi="Arial" w:cs="Arial"/>
          <w:color w:val="0000FF"/>
        </w:rPr>
      </w:pPr>
      <w:r>
        <w:rPr>
          <w:rFonts w:ascii="Arial" w:hAnsi="Arial" w:cs="Arial"/>
          <w:color w:val="0000FF"/>
        </w:rPr>
        <w:t>•</w:t>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hatásának a megítélését,</w:t>
      </w:r>
    </w:p>
    <w:p w14:paraId="00F78CAC"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Times" w:hAnsi="Times" w:cs="Times"/>
          <w:i/>
          <w:iCs/>
          <w:color w:val="0000FF"/>
        </w:rPr>
        <w:tab/>
        <w:t>•</w:t>
        <w:tab/>
      </w:r>
      <w:r>
        <w:rPr>
          <w:rFonts w:ascii="Arial" w:hAnsi="Arial" w:cs="Arial"/>
          <w:color w:val="0000FF"/>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33DC5EBA" w14:textId="77777777" w:rsidR="00B95434" w:rsidRPr="000C191C" w:rsidRDefault="00B95434" w:rsidP="005613AE">
      <w:pPr>
        <w:tabs>
          <w:tab w:val="left" w:pos="284"/>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kötelezettségek között azon kötelezettségek felsorolása, melyeknek a hátralévő futamideje több mint öt év, továbbá amelyek zálogjoggal vagy hasonló jogokkal biztosítottak, feltüntetve a biztosítékok fajtáját,</w:t>
      </w:r>
    </w:p>
    <w:p w14:paraId="100319BC" w14:textId="77777777" w:rsidR="00B95434" w:rsidRPr="000C191C" w:rsidRDefault="00B95434" w:rsidP="005613AE">
      <w:pPr>
        <w:tabs>
          <w:tab w:val="left" w:pos="284"/>
        </w:tabs>
        <w:spacing w:before="120"/>
        <w:ind w:left="567" w:hanging="287"/>
        <w:jc w:val="both"/>
        <w:rPr>
          <w:rFonts w:ascii="Arial" w:hAnsi="Arial" w:cs="Arial"/>
          <w:color w:val="0000FF"/>
        </w:rPr>
      </w:pPr>
      <w:r>
        <w:rPr>
          <w:rFonts w:ascii="Arial" w:hAnsi="Arial" w:cs="Arial"/>
          <w:color w:val="0000FF"/>
        </w:rPr>
        <w:t>•</w:t>
        <w:tab/>
        <w:t>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61FEFD46" w14:textId="77777777" w:rsidR="00B95434" w:rsidRPr="000C191C" w:rsidRDefault="00B95434" w:rsidP="005613AE">
      <w:pPr>
        <w:tabs>
          <w:tab w:val="left" w:pos="284"/>
          <w:tab w:val="right" w:pos="9072"/>
        </w:tabs>
        <w:ind w:left="567" w:hanging="567"/>
        <w:jc w:val="both"/>
        <w:rPr>
          <w:color w:val="0000FF"/>
          <w:sz w:val="21"/>
          <w:szCs w:val="21"/>
        </w:rPr>
      </w:pPr>
    </w:p>
    <w:p w14:paraId="0E4762ED" w14:textId="5555E097" w:rsidR="00B95434" w:rsidRPr="000C191C" w:rsidRDefault="00B95434" w:rsidP="005613AE">
      <w:pPr>
        <w:rPr>
          <w:rFonts w:ascii="Arial" w:hAnsi="Arial" w:cs="Arial"/>
          <w:color w:val="0000FF"/>
          <w:u w:val="single"/>
        </w:rPr>
      </w:pPr>
      <w:r>
        <w:rPr>
          <w:rFonts w:ascii="Arial" w:hAnsi="Arial" w:cs="Arial"/>
          <w:color w:val="0000FF"/>
          <w:u w:val="single"/>
        </w:rPr>
        <w:t xml:space="preserve">3. Az eredménykimutatáshoz kapcsolódó kiegészítések </w:t>
      </w:r>
    </w:p>
    <w:p w14:paraId="63AADCE3" w14:textId="399B7FEE"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lastRenderedPageBreak/>
        <w:tab/>
        <w:fldChar w:fldCharType="begin"/>
        <w:instrText>SYMBOL 183 \f "Symbol" \s 8 \h</w:instrText>
        <w:fldChar w:fldCharType="end"/>
        <w:tab/>
        <w:t xml:space="preserve">a tárgyévben foglalkoztatott munkavállalók átlagos statisztikai állományi létszáma, </w:t>
      </w:r>
    </w:p>
    <w:p w14:paraId="2CE8D28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 számviteli politikában meghatározott kivételes nagyságú vagy előfordulású bevételek, költségek és ráfordítások összege, azok jellege,</w:t>
      </w:r>
    </w:p>
    <w:p w14:paraId="7AE215C7" w14:textId="77777777" w:rsidR="00B95434" w:rsidRPr="000C191C" w:rsidRDefault="00B95434" w:rsidP="005613AE">
      <w:pPr>
        <w:tabs>
          <w:tab w:val="left" w:pos="284"/>
        </w:tabs>
        <w:spacing w:before="120"/>
        <w:ind w:left="567" w:hanging="567"/>
        <w:jc w:val="both"/>
        <w:rPr>
          <w:rFonts w:ascii="Arial" w:hAnsi="Arial" w:cs="Arial"/>
          <w:color w:val="0000FF"/>
        </w:rPr>
      </w:pPr>
    </w:p>
    <w:p w14:paraId="4E6A7A17" w14:textId="77777777" w:rsidR="00B95434" w:rsidRPr="000C191C" w:rsidRDefault="00B95434" w:rsidP="005613AE">
      <w:pPr>
        <w:tabs>
          <w:tab w:val="left" w:pos="284"/>
        </w:tabs>
        <w:ind w:left="567" w:hanging="567"/>
        <w:jc w:val="both"/>
        <w:rPr>
          <w:rFonts w:ascii="Arial" w:hAnsi="Arial" w:cs="Arial"/>
          <w:color w:val="0000FF"/>
        </w:rPr>
      </w:pPr>
      <w:r>
        <w:rPr>
          <w:rFonts w:ascii="Arial" w:hAnsi="Arial" w:cs="Arial"/>
          <w:color w:val="0000FF"/>
        </w:rPr>
        <w:t xml:space="preserve">4. Mérlegen kívüli tételekre vonatkozó alábbi adatok </w:t>
      </w:r>
      <w:r>
        <w:rPr>
          <w:rFonts w:ascii="Arial" w:hAnsi="Arial" w:cs="Arial"/>
          <w:b/>
          <w:bCs/>
          <w:color w:val="0000FF"/>
          <w:u w:val="single"/>
        </w:rPr>
        <w:t>nem kerülnek bemutatásra</w:t>
      </w:r>
      <w:r>
        <w:rPr>
          <w:rFonts w:ascii="Arial" w:hAnsi="Arial" w:cs="Arial"/>
          <w:color w:val="0000FF"/>
        </w:rPr>
        <w:t>, mivel Vállalkozásunk nem alkalmazza a valós értéken történő értékelést</w:t>
      </w:r>
    </w:p>
    <w:p w14:paraId="65DA9580"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r>
        <w:rPr>
          <w:rFonts w:ascii="Arial" w:hAnsi="Arial" w:cs="Arial"/>
          <w:color w:val="0000FF"/>
        </w:rPr>
        <w:t>•</w:t>
        <w:tab/>
        <w:t>mérlegen kívüli tételként a függő és a biztos (jövőbeni) kötelezettségvállalások összege fajtánkénti részletezésben,</w:t>
      </w:r>
    </w:p>
    <w:p w14:paraId="0DA644D7"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r>
        <w:rPr>
          <w:rFonts w:ascii="Arial" w:hAnsi="Arial" w:cs="Arial"/>
          <w:color w:val="0000FF"/>
        </w:rPr>
        <w:t>•</w:t>
        <w:tab/>
        <w:t>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3EABB0D1" w14:textId="77777777" w:rsidR="00B95434" w:rsidRPr="000C191C" w:rsidRDefault="00B95434" w:rsidP="005613AE">
      <w:pPr>
        <w:pStyle w:val="uj"/>
        <w:pBdr>
          <w:left w:val="none" w:sz="0" w:space="0" w:color="auto"/>
        </w:pBdr>
        <w:tabs>
          <w:tab w:val="left" w:pos="574"/>
        </w:tabs>
        <w:ind w:left="600" w:hanging="306"/>
        <w:rPr>
          <w:rFonts w:ascii="Arial" w:hAnsi="Arial" w:cs="Arial"/>
          <w:color w:val="0000FF"/>
        </w:rPr>
      </w:pPr>
      <w:r>
        <w:rPr>
          <w:rFonts w:ascii="Arial" w:hAnsi="Arial" w:cs="Arial"/>
          <w:color w:val="0000FF"/>
        </w:rPr>
        <w:t>•</w:t>
      </w:r>
      <w:r>
        <w:rPr>
          <w:rFonts w:ascii="Arial" w:hAnsi="Arial" w:cs="Arial"/>
          <w:i/>
          <w:iCs/>
          <w:color w:val="0000FF"/>
          <w:vertAlign w:val="superscript"/>
        </w:rPr>
        <w:tab/>
      </w:r>
      <w:r>
        <w:rPr>
          <w:rFonts w:ascii="Arial" w:hAnsi="Arial" w:cs="Arial"/>
          <w:color w:val="0000FF"/>
        </w:rPr>
        <w:t>a tárgyévben lezárt származékos ügyletek eredménye és cash-flowra gyakorolt hatása ügyletfajtánként, fedezeti és nem fedezeti ügylet, tőzsdén, illetve tőzsdén kívül kötött ügylet részletezésben.</w:t>
      </w:r>
    </w:p>
    <w:p w14:paraId="5BAB0B0E" w14:textId="77777777" w:rsidR="00B95434" w:rsidRPr="000C191C" w:rsidRDefault="00B95434" w:rsidP="005613AE">
      <w:pPr>
        <w:tabs>
          <w:tab w:val="left" w:pos="284"/>
        </w:tabs>
        <w:jc w:val="both"/>
        <w:rPr>
          <w:rFonts w:ascii="Arial" w:hAnsi="Arial" w:cs="Arial"/>
          <w:color w:val="0000FF"/>
        </w:rPr>
      </w:pPr>
    </w:p>
    <w:p w14:paraId="4BD3FCB7" w14:textId="77777777" w:rsidR="00B95434" w:rsidRPr="000C191C" w:rsidRDefault="00B95434" w:rsidP="005613AE">
      <w:pPr>
        <w:rPr>
          <w:rFonts w:ascii="Arial" w:hAnsi="Arial" w:cs="Arial"/>
          <w:color w:val="0000FF"/>
          <w:u w:val="single"/>
        </w:rPr>
      </w:pPr>
      <w:r>
        <w:rPr>
          <w:rFonts w:ascii="Arial" w:hAnsi="Arial" w:cs="Arial"/>
          <w:color w:val="0000FF"/>
          <w:u w:val="single"/>
        </w:rPr>
        <w:t xml:space="preserve">5. Tájékoztató kiegészítés </w:t>
      </w:r>
    </w:p>
    <w:p w14:paraId="1E92D026" w14:textId="35A1AE7F" w:rsidR="00B95434"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az ellenőrzés, önellenőrzés során feltárt jelentősebb hibák eredményre, eszközökre-forrásokra gyakorolt - a mérlegben, az eredménykimutatásban összevontan szereplő - hatása, évenkénti megbontásban,</w:t>
      </w:r>
    </w:p>
    <w:p w14:paraId="642D0C20" w14:textId="59046C4D" w:rsidR="00DC5051" w:rsidRPr="00F77EC6" w:rsidRDefault="00DC5051">
      <w:pPr>
        <w:pStyle w:val="Listaszerbekezds"/>
        <w:numPr>
          <w:ilvl w:val="0"/>
          <w:numId w:val="28"/>
        </w:numPr>
        <w:tabs>
          <w:tab w:val="left" w:pos="284"/>
          <w:tab w:val="left" w:pos="567"/>
        </w:tabs>
        <w:spacing w:before="120"/>
        <w:ind w:left="567" w:hanging="283"/>
        <w:jc w:val="both"/>
        <w:rPr>
          <w:rFonts w:ascii="Arial" w:hAnsi="Arial" w:cs="Arial"/>
          <w:color w:val="0000FF"/>
        </w:rPr>
      </w:pPr>
      <w:r>
        <w:rPr>
          <w:rFonts w:ascii="Arial" w:hAnsi="Arial" w:cs="Arial"/>
          <w:color w:val="0000FF"/>
        </w:rPr>
        <w:t xml:space="preserve">ha a vállalkozás él a 4. § (4) bekezdés szerinti lehetőséggel (eltérés a számviteli törvény előírásaitól, a megbízható, valós kép biztosítása érdekében), akkor ilyen eltérést közölni kell a kiegészítő mellékletben, bemutatva annak indokait, valamint az eszközökre-forrásokra, a pénzügyi helyzetre és az eredményre gyakorolt hatását is,</w:t>
      </w:r>
    </w:p>
    <w:p w14:paraId="01480937" w14:textId="54650E88"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fldChar w:fldCharType="begin"/>
        <w:instrText>SYMBOL 183 \f "Symbol" \s 8 \h</w:instrText>
        <w:fldChar w:fldCharType="end"/>
        <w:tab/>
        <w:t xml:space="preserve">tárgyévi üzleti évre vonatkozó beszámoló könyvvizsgálatáért a könyvvizsgáló által felszámított díja, valamint a könyvvizsgáló által a tárgyévi üzleti évben az egyéb bizonyosságot nyújtó szolgáltatásokért, az adótanácsadói szolgáltatásokért és az egyéb, nem könyvvizsgálói szolgáltatásokért felszámított díjak külön-külön összesítve, </w:t>
      </w:r>
    </w:p>
    <w:p w14:paraId="1FD5CBC6" w14:textId="02EE64CE" w:rsidR="00B51217" w:rsidRDefault="00B95434" w:rsidP="005613AE">
      <w:pPr>
        <w:tabs>
          <w:tab w:val="left" w:pos="284"/>
          <w:tab w:val="left" w:pos="567"/>
        </w:tabs>
        <w:spacing w:before="120"/>
        <w:ind w:left="567" w:hanging="567"/>
        <w:jc w:val="both"/>
        <w:rPr>
          <w:rFonts w:ascii="Arial" w:hAnsi="Arial" w:cs="Arial"/>
          <w:color w:val="0000FF"/>
        </w:rPr>
      </w:pPr>
      <w:r>
        <w:rPr>
          <w:rFonts w:ascii="Arial" w:hAnsi="Arial" w:cs="Arial"/>
          <w:color w:val="0000FF"/>
        </w:rPr>
        <w:tab/>
        <w:t>•</w:t>
        <w:tab/>
        <w:t>az adózott eredmény felhasználására (az osztalék jóváhagyására) vonatkozó javaslat,</w:t>
      </w:r>
    </w:p>
    <w:p w14:paraId="43963A6D" w14:textId="43EB4CF9" w:rsidR="00B95434" w:rsidRPr="00B51217" w:rsidRDefault="00B95434">
      <w:pPr>
        <w:pStyle w:val="Listaszerbekezds"/>
        <w:numPr>
          <w:ilvl w:val="0"/>
          <w:numId w:val="25"/>
        </w:numPr>
        <w:tabs>
          <w:tab w:val="left" w:pos="284"/>
          <w:tab w:val="left" w:pos="567"/>
        </w:tabs>
        <w:spacing w:before="120"/>
        <w:jc w:val="both"/>
        <w:rPr>
          <w:rFonts w:ascii="Arial" w:hAnsi="Arial" w:cs="Arial"/>
          <w:color w:val="0000FF"/>
        </w:rPr>
      </w:pPr>
      <w:r>
        <w:rPr>
          <w:rFonts w:ascii="Arial" w:hAnsi="Arial" w:cs="Arial"/>
          <w:color w:val="0000FF"/>
        </w:rPr>
        <w:t>minden más, külön jogszabályban előírt részletezés</w:t>
      </w:r>
    </w:p>
    <w:p w14:paraId="754C5152"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Pr>
          <w:rFonts w:ascii="Times" w:hAnsi="Times" w:cs="Times"/>
          <w:color w:val="0000FF"/>
        </w:rPr>
        <w:tab/>
        <w:t>•</w:t>
        <w:tab/>
      </w:r>
      <w:r>
        <w:rPr>
          <w:rFonts w:ascii="Arial" w:hAnsi="Arial" w:cs="Arial"/>
          <w:color w:val="0000FF"/>
        </w:rPr>
        <w:t>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0BD8A769" w14:textId="77777777" w:rsidR="00B95434" w:rsidRPr="000C191C" w:rsidRDefault="00B95434" w:rsidP="005613AE">
      <w:pPr>
        <w:jc w:val="both"/>
        <w:rPr>
          <w:rFonts w:ascii="Arial" w:hAnsi="Arial" w:cs="Arial"/>
          <w:color w:val="0000FF"/>
        </w:rPr>
      </w:pPr>
    </w:p>
    <w:p w14:paraId="119B1AEC" w14:textId="77777777" w:rsidR="00B95434" w:rsidRDefault="00B95434" w:rsidP="005613AE">
      <w:pPr>
        <w:jc w:val="both"/>
        <w:rPr>
          <w:rFonts w:ascii="Arial" w:hAnsi="Arial" w:cs="Arial"/>
        </w:rPr>
      </w:pPr>
      <w:r>
        <w:rPr>
          <w:rFonts w:ascii="Arial" w:hAnsi="Arial" w:cs="Arial"/>
          <w:color w:val="0000FF"/>
        </w:rPr>
        <w:t>A kiegészítő mellékletben szereplő, a mérleghez és az eredménykimutatáshoz kapcsolódó adatokat, magyarázatokat abban a sorrendben kell bemutatni, ahogyan a tételek a mérlegben és az eredmény kimutatásban szerepelnek.</w:t>
      </w:r>
    </w:p>
    <w:p w14:paraId="066496EC" w14:textId="77777777" w:rsidR="00B95434" w:rsidRDefault="00B95434" w:rsidP="005613AE">
      <w:pPr>
        <w:jc w:val="both"/>
        <w:rPr>
          <w:rFonts w:ascii="Arial" w:hAnsi="Arial" w:cs="Arial"/>
        </w:rPr>
      </w:pPr>
    </w:p>
    <w:p w14:paraId="5BFE7E46" w14:textId="34F4D6EE" w:rsidR="00B95434" w:rsidRPr="002647EA" w:rsidRDefault="00B95434" w:rsidP="005613AE">
      <w:pPr>
        <w:jc w:val="both"/>
        <w:rPr>
          <w:rFonts w:ascii="Arial" w:hAnsi="Arial" w:cs="Arial"/>
        </w:rPr>
      </w:pPr>
      <w:r>
        <w:rPr>
          <w:rFonts w:ascii="Arial" w:hAnsi="Arial" w:cs="Arial"/>
        </w:rPr>
        <w:t xml:space="preserve">A Vállalkozás </w:t>
      </w:r>
      <w:r>
        <w:rPr>
          <w:rFonts w:ascii="Arial" w:hAnsi="Arial" w:cs="Arial"/>
          <w:color w:val="0070C0"/>
        </w:rPr>
        <w:t xml:space="preserve">éves beszámolójának/egyszerűsített éves beszámolójának </w:t>
      </w:r>
      <w:r>
        <w:rPr>
          <w:rFonts w:ascii="Arial" w:hAnsi="Arial" w:cs="Arial"/>
        </w:rPr>
        <w:t>kiegészítő mellékletét az éves beszámoló részeként teszi közzé.</w:t>
      </w:r>
    </w:p>
    <w:p w14:paraId="4D3F3984" w14:textId="77777777" w:rsidR="00B95434" w:rsidRPr="00D22616" w:rsidRDefault="00B95434" w:rsidP="005613AE">
      <w:pPr>
        <w:rPr>
          <w:rFonts w:ascii="Arial" w:hAnsi="Arial" w:cs="Arial"/>
        </w:rPr>
      </w:pPr>
    </w:p>
    <w:p w14:paraId="0D8E60FC" w14:textId="3546AFED" w:rsidR="00B95434" w:rsidRDefault="00B95434" w:rsidP="005613AE">
      <w:pPr>
        <w:jc w:val="both"/>
        <w:rPr>
          <w:rFonts w:ascii="Arial" w:hAnsi="Arial" w:cs="Arial"/>
          <w:color w:val="0000FF"/>
        </w:rPr>
      </w:pPr>
      <w:r>
        <w:rPr>
          <w:rFonts w:ascii="Arial" w:hAnsi="Arial" w:cs="Arial"/>
          <w:color w:val="0000FF"/>
        </w:rPr>
        <w:t xml:space="preserve">A kiegészítő mellékletben a jogszabályban kötelezően előírt adatok, információk kerülnek teljeskörűen feltüntetésre, továbbá</w:t>
      </w:r>
      <w:r>
        <w:rPr>
          <w:rFonts w:ascii="Arial" w:hAnsi="Arial" w:cs="Arial"/>
        </w:rPr>
        <w:t xml:space="preserve"> mindazok az adatok,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r>
        <w:rPr>
          <w:rFonts w:ascii="Arial" w:hAnsi="Arial" w:cs="Arial"/>
          <w:color w:val="0000FF"/>
        </w:rPr>
        <w:t xml:space="preserve">. Egyéb, rendszeresen közölt információt a kiegészítő mellékletnek nem kell tartalmaznia. Azon tételek esetében, ahol a bemutatást jogszabály előírja, de a beszámoló ahhoz kapcsolódó tételt nem tartalmaz, a nemlegesség tényét a kiegészítő melléklet tartalmazza.</w:t>
      </w:r>
    </w:p>
    <w:p w14:paraId="2A2B69D5" w14:textId="77777777" w:rsidR="00B95434" w:rsidRDefault="00B95434" w:rsidP="005613AE">
      <w:pPr>
        <w:rPr>
          <w:rFonts w:ascii="Arial" w:hAnsi="Arial" w:cs="Arial"/>
          <w:color w:val="0000FF"/>
        </w:rPr>
      </w:pPr>
    </w:p>
    <w:p w14:paraId="5E87D264" w14:textId="0C7E7762" w:rsidR="00B95434" w:rsidRDefault="00B95434" w:rsidP="005613AE">
      <w:pPr>
        <w:jc w:val="both"/>
        <w:rPr>
          <w:rFonts w:ascii="Arial" w:hAnsi="Arial" w:cs="Arial"/>
          <w:color w:val="0000FF"/>
        </w:rPr>
      </w:pPr>
      <w:r>
        <w:rPr>
          <w:rFonts w:ascii="Arial" w:hAnsi="Arial" w:cs="Arial"/>
          <w:color w:val="0000FF"/>
        </w:rPr>
        <w:t xml:space="preserve">A kiegészítő mellékletre vonatkozó, a Vállalkozás körülményeit figyelembe vevő sajátosságok, valamint a sajátos tevékenységgel kapcsolatos jogszabályok az alábbiak (amennyiben vannak ilyenek):</w:t>
      </w:r>
    </w:p>
    <w:p w14:paraId="7EF986FA" w14:textId="5914F6E5" w:rsidR="00BB1DE9" w:rsidRPr="00BB1DE9" w:rsidRDefault="00B95434" w:rsidP="005613AE">
      <w:pPr>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101. kérdés] </w:t>
      </w:r>
    </w:p>
    <w:p w14:paraId="1E52330B" w14:textId="77777777" w:rsidR="00BB1DE9" w:rsidRDefault="00BB1DE9" w:rsidP="005613AE">
      <w:pPr>
        <w:rPr>
          <w:rFonts w:ascii="Arial" w:hAnsi="Arial" w:cs="Arial"/>
          <w:b/>
          <w:bCs/>
        </w:rPr>
      </w:pPr>
    </w:p>
    <w:p w14:paraId="1FB305FB" w14:textId="77777777" w:rsidR="00BB1DE9" w:rsidRDefault="00BB1DE9" w:rsidP="005613AE">
      <w:pPr>
        <w:rPr>
          <w:rFonts w:ascii="Arial" w:hAnsi="Arial" w:cs="Arial"/>
          <w:b/>
          <w:bCs/>
        </w:rPr>
      </w:pPr>
    </w:p>
    <w:p w14:paraId="00B9CB87" w14:textId="77777777" w:rsidR="00BB1DE9" w:rsidRDefault="00BB1DE9" w:rsidP="005613AE">
      <w:pPr>
        <w:rPr>
          <w:rFonts w:ascii="Arial" w:hAnsi="Arial" w:cs="Arial"/>
          <w:b/>
          <w:bCs/>
        </w:rPr>
      </w:pPr>
    </w:p>
    <w:p w14:paraId="712CEE36" w14:textId="636A5132" w:rsidR="00B95434" w:rsidRPr="00394EA1" w:rsidRDefault="00B95434" w:rsidP="005613AE">
      <w:pPr>
        <w:rPr>
          <w:rFonts w:ascii="Arial" w:hAnsi="Arial" w:cs="Arial"/>
          <w:b/>
          <w:bCs/>
        </w:rPr>
      </w:pPr>
      <w:r>
        <w:rPr>
          <w:rFonts w:ascii="Arial" w:hAnsi="Arial" w:cs="Arial"/>
          <w:b/>
          <w:bCs/>
        </w:rPr>
        <w:t>IV.9. JELENTŐS ÖSSZEG A BEMUTATÁS SZEMPONTJÁBÓL</w:t>
      </w:r>
    </w:p>
    <w:p w14:paraId="63BB8713" w14:textId="77777777" w:rsidR="00B95434" w:rsidRDefault="00B95434" w:rsidP="005613AE">
      <w:pPr>
        <w:rPr>
          <w:rFonts w:ascii="Arial" w:hAnsi="Arial" w:cs="Arial"/>
        </w:rPr>
      </w:pPr>
    </w:p>
    <w:p w14:paraId="2C39CEAD" w14:textId="77777777" w:rsidR="00B95434" w:rsidRDefault="00B95434" w:rsidP="005613AE">
      <w:pPr>
        <w:jc w:val="both"/>
        <w:rPr>
          <w:rFonts w:ascii="Arial" w:hAnsi="Arial" w:cs="Arial"/>
        </w:rPr>
      </w:pPr>
      <w:r>
        <w:rPr>
          <w:rFonts w:ascii="Arial" w:hAnsi="Arial" w:cs="Arial"/>
        </w:rPr>
        <w:t xml:space="preserve">A beszámolóban való bemutatás, illetve az értékelés szempontjából egy adott összeg (eszköz, forrás, bevétel, ráfordítás, mérlegen kívüli tétel, értékelésből adódó különbözet, illetve egyéb vonatkozásban meghatározott összeg) jelentős nagyságrendjének megítélése, attól függően, hogy az milyen összefüggésben merül fel, a számviteli politika vonatkozó részeiben más-más módon szabályozott. Így a jelentős nagyságrend meghatározható egy abszolút szám összegében, továbbá meghatározható adott vetítési alapra vonatkozó konkrét százalékos mértékben. </w:t>
      </w:r>
    </w:p>
    <w:p w14:paraId="40BA9678" w14:textId="77777777" w:rsidR="00B95434" w:rsidRDefault="00B95434" w:rsidP="005613AE">
      <w:pPr>
        <w:jc w:val="both"/>
        <w:rPr>
          <w:rFonts w:ascii="Arial" w:hAnsi="Arial" w:cs="Arial"/>
        </w:rPr>
      </w:pPr>
    </w:p>
    <w:p w14:paraId="512B4858" w14:textId="77777777" w:rsidR="00B95434" w:rsidRPr="000C191C" w:rsidRDefault="00B95434" w:rsidP="005613AE">
      <w:pPr>
        <w:jc w:val="both"/>
        <w:rPr>
          <w:rFonts w:ascii="Arial" w:hAnsi="Arial" w:cs="Arial"/>
          <w:color w:val="FF0000"/>
        </w:rPr>
      </w:pPr>
      <w:r>
        <w:rPr>
          <w:rFonts w:ascii="Arial" w:hAnsi="Arial" w:cs="Arial"/>
          <w:color w:val="FF0000"/>
        </w:rPr>
        <w:t>VÁLASZTANI KELL:</w:t>
      </w:r>
    </w:p>
    <w:p w14:paraId="04832E24" w14:textId="77777777" w:rsidR="00B95434" w:rsidRPr="000C191C" w:rsidRDefault="00B95434" w:rsidP="005613AE">
      <w:pPr>
        <w:jc w:val="both"/>
        <w:rPr>
          <w:rFonts w:ascii="Arial" w:hAnsi="Arial" w:cs="Arial"/>
          <w:color w:val="0000FF"/>
        </w:rPr>
      </w:pPr>
    </w:p>
    <w:p w14:paraId="378DCA35" w14:textId="77777777" w:rsidR="00B95434" w:rsidRPr="000C191C" w:rsidRDefault="00B95434" w:rsidP="005613AE">
      <w:pPr>
        <w:jc w:val="both"/>
        <w:rPr>
          <w:rFonts w:ascii="Arial" w:hAnsi="Arial" w:cs="Arial"/>
          <w:color w:val="0000FF"/>
        </w:rPr>
      </w:pPr>
      <w:r>
        <w:rPr>
          <w:rFonts w:ascii="Arial" w:hAnsi="Arial" w:cs="Arial"/>
          <w:color w:val="0000FF"/>
        </w:rPr>
        <w:t>Amennyiben a számviteli politika más része eltérően nem rendelkezik, úgy a beszámolóban, a kiegészítő mellékletben a bemutatási kötelezettség szempontjából azon tételek minősülnek</w:t>
      </w:r>
      <w:r>
        <w:rPr>
          <w:rFonts w:ascii="Arial" w:hAnsi="Arial" w:cs="Arial"/>
          <w:b/>
          <w:bCs/>
          <w:color w:val="0000FF"/>
        </w:rPr>
        <w:t xml:space="preserve"> jelentős összegűnek</w:t>
      </w:r>
      <w:r>
        <w:rPr>
          <w:rFonts w:ascii="Arial" w:hAnsi="Arial" w:cs="Arial"/>
          <w:color w:val="0000FF"/>
        </w:rPr>
        <w:t>, melyek összege vagy eredményre gyakorolt hatása a</w:t>
      </w:r>
      <w:r>
        <w:rPr>
          <w:rFonts w:ascii="Arial" w:hAnsi="Arial" w:cs="Arial"/>
          <w:b/>
          <w:strike/>
          <w:color w:val="C00000"/>
          <w:highlight w:val="yellow"/>
        </w:rPr>
        <w:t>……</w:t>
      </w:r>
      <w:r>
        <w:rPr>
          <w:rFonts w:ascii="Arial" w:hAnsi="Arial" w:cs="Arial"/>
          <w:color w:val="0000FF"/>
        </w:rPr>
        <w:t>forintösszeget, illetőleg az annak megfelelő devizaösszeget - a számviteli politikában választott árfolyamon átszámítva - meghaladja.</w:t>
      </w:r>
      <w:r>
        <w:rPr>
          <w:b/>
          <w:strike w:val="0"/>
          <w:color w:val="C00000"/>
          <w:highlight w:val="yellow"/>
        </w:rPr>
        <w:t xml:space="preserve"> [Szv 39. kérdés] </w:t>
      </w:r>
    </w:p>
    <w:p w14:paraId="559336C2" w14:textId="77777777" w:rsidR="00B95434" w:rsidRPr="000C191C" w:rsidRDefault="00B95434" w:rsidP="005613AE">
      <w:pPr>
        <w:jc w:val="both"/>
        <w:rPr>
          <w:rFonts w:ascii="Arial" w:hAnsi="Arial" w:cs="Arial"/>
          <w:color w:val="0000FF"/>
        </w:rPr>
      </w:pPr>
    </w:p>
    <w:p w14:paraId="0BA892B6" w14:textId="77777777" w:rsidR="00B95434" w:rsidRPr="000C191C" w:rsidRDefault="00B95434" w:rsidP="005613AE">
      <w:pPr>
        <w:jc w:val="both"/>
        <w:rPr>
          <w:rFonts w:ascii="Arial" w:hAnsi="Arial" w:cs="Arial"/>
          <w:color w:val="FF0000"/>
        </w:rPr>
      </w:pPr>
      <w:r>
        <w:rPr>
          <w:rFonts w:ascii="Arial" w:hAnsi="Arial" w:cs="Arial"/>
          <w:color w:val="FF0000"/>
        </w:rPr>
        <w:t>VAGY</w:t>
      </w:r>
    </w:p>
    <w:p w14:paraId="5D11089D" w14:textId="77777777" w:rsidR="00B95434" w:rsidRPr="000C191C" w:rsidRDefault="00B95434" w:rsidP="005613AE">
      <w:pPr>
        <w:jc w:val="both"/>
        <w:rPr>
          <w:rFonts w:ascii="Arial" w:hAnsi="Arial" w:cs="Arial"/>
          <w:color w:val="0000FF"/>
        </w:rPr>
      </w:pPr>
    </w:p>
    <w:p w14:paraId="65920B27" w14:textId="5450EB11" w:rsidR="00B95434" w:rsidRDefault="00B95434" w:rsidP="005613AE">
      <w:pPr>
        <w:rPr>
          <w:rFonts w:ascii="Arial" w:hAnsi="Arial" w:cs="Arial"/>
          <w:color w:val="0000FF"/>
        </w:rPr>
      </w:pPr>
      <w:r>
        <w:rPr>
          <w:rFonts w:ascii="Arial" w:hAnsi="Arial" w:cs="Arial"/>
          <w:color w:val="0000FF"/>
        </w:rPr>
        <w:t>Amennyiben a számviteli politika más része eltérően nem rendelkezik, úgy a beszámolóban, a kiegészítő mellékletben a bemutatási kötelezettség szempontjából azon tételek minősülnek</w:t>
      </w:r>
      <w:r>
        <w:rPr>
          <w:rFonts w:ascii="Arial" w:hAnsi="Arial" w:cs="Arial"/>
          <w:b/>
          <w:bCs/>
          <w:color w:val="0000FF"/>
        </w:rPr>
        <w:t xml:space="preserve"> jelentős összegűnek</w:t>
      </w:r>
      <w:r>
        <w:rPr>
          <w:rFonts w:ascii="Arial" w:hAnsi="Arial" w:cs="Arial"/>
          <w:color w:val="0000FF"/>
        </w:rPr>
        <w:t xml:space="preserve">, melyek összege vagy eredményre, gyakorolt hatása az előző üzleti év mérlegfőösszegének 2%-át. illetve ha az nem haladja meg  az 1 millió forintot, akkor az 1 millió forint.</w:t>
      </w:r>
    </w:p>
    <w:p w14:paraId="3F56BBCD" w14:textId="7D6F6C07" w:rsidR="006D6FE5" w:rsidRDefault="006D6FE5" w:rsidP="005613AE">
      <w:pPr>
        <w:rPr>
          <w:rFonts w:ascii="Arial" w:hAnsi="Arial" w:cs="Arial"/>
          <w:color w:val="0000FF"/>
        </w:rPr>
      </w:pPr>
    </w:p>
    <w:p w14:paraId="36905077" w14:textId="596BABE3" w:rsidR="006D6FE5" w:rsidRDefault="006D6FE5" w:rsidP="005613AE">
      <w:pPr>
        <w:rPr>
          <w:rFonts w:ascii="Arial" w:hAnsi="Arial" w:cs="Arial"/>
          <w:color w:val="0000FF"/>
        </w:rPr>
      </w:pPr>
    </w:p>
    <w:p w14:paraId="2EC2C397" w14:textId="77777777" w:rsidR="00B95434" w:rsidRDefault="00B95434" w:rsidP="005613AE">
      <w:pPr>
        <w:jc w:val="center"/>
        <w:rPr>
          <w:rFonts w:ascii="Arial" w:hAnsi="Arial" w:cs="Arial"/>
          <w:b/>
          <w:bCs/>
        </w:rPr>
      </w:pPr>
      <w:r>
        <w:rPr>
          <w:rFonts w:ascii="Arial" w:hAnsi="Arial" w:cs="Arial"/>
          <w:b/>
          <w:bCs/>
        </w:rPr>
        <w:t>V. KONSZOLIDÁCIÓ</w:t>
      </w:r>
    </w:p>
    <w:p w14:paraId="00D64B54" w14:textId="77777777" w:rsidR="00B95434" w:rsidRPr="00394EA1" w:rsidRDefault="00B95434" w:rsidP="005613AE">
      <w:pPr>
        <w:rPr>
          <w:rFonts w:ascii="Arial" w:hAnsi="Arial" w:cs="Arial"/>
        </w:rPr>
      </w:pPr>
    </w:p>
    <w:p w14:paraId="38149654" w14:textId="0A6FADD0" w:rsidR="00B95434" w:rsidRDefault="00B95434" w:rsidP="005613AE">
      <w:pPr>
        <w:jc w:val="both"/>
        <w:rPr>
          <w:rFonts w:ascii="Arial" w:hAnsi="Arial" w:cs="Arial"/>
        </w:rPr>
      </w:pPr>
      <w:r>
        <w:rPr>
          <w:rFonts w:ascii="Arial" w:hAnsi="Arial" w:cs="Arial"/>
        </w:rPr>
        <w:lastRenderedPageBreak/>
        <w:t xml:space="preserve">A számviteli politika ezen fejezete foglalkozik az anyavállalati minőségben, illetve a közös vezetésű vállalkozás minőségben készített összevont (konszolidált) éves beszámoló összeállítását meghatározó részletes szabályokkal, eljárásokkal, valamint a leányvállalati minőségben készített egyedi éves beszámoló adatainak a konszolidált beszámolóban való figyelembevételét szolgáló részletszabályokkal, az azt alátámasztó nyilvántartásokkal, adatszolgáltatásokkal. A Számviteli Politika I-IV., valamint VI-XV. fejezetei, az egyedi éves beszámoló, illetve egyszerűsített éves beszámoló és az azt alátámasztó könyvviteli nyilvántartások szempontjából meghatározó belső szabályokat tartalmazza. Azok közvetlenül nem terjednek ki, illetve a jelen fejezetben foglalt eltérésekkel, értelemszerűen alkalmazandók a konszolidált éves beszámoló elkészítésére és az azt alátámasztó adatszolgáltatásokra, nyilvántartásokra. </w:t>
      </w:r>
    </w:p>
    <w:p w14:paraId="08D7F2EE" w14:textId="77777777" w:rsidR="00B95434" w:rsidRDefault="00B95434" w:rsidP="005613AE">
      <w:pPr>
        <w:jc w:val="both"/>
        <w:rPr>
          <w:rFonts w:ascii="Arial" w:hAnsi="Arial" w:cs="Arial"/>
        </w:rPr>
      </w:pPr>
    </w:p>
    <w:p w14:paraId="5F8F4E4E" w14:textId="4F1EC637" w:rsidR="00B95434" w:rsidRPr="000C191C" w:rsidRDefault="00B95434" w:rsidP="005613AE">
      <w:pPr>
        <w:jc w:val="both"/>
        <w:rPr>
          <w:rFonts w:ascii="Arial" w:hAnsi="Arial" w:cs="Arial"/>
          <w:color w:val="FF0000"/>
        </w:rPr>
      </w:pPr>
      <w:r>
        <w:rPr>
          <w:rFonts w:ascii="Arial" w:hAnsi="Arial" w:cs="Arial"/>
          <w:color w:val="FF0000"/>
        </w:rPr>
        <w:t>VÁLASZTANI KELL:</w:t>
      </w:r>
    </w:p>
    <w:p w14:paraId="17BBE8DF" w14:textId="77777777" w:rsidR="00B95434" w:rsidRPr="000C191C" w:rsidRDefault="00B95434" w:rsidP="005613AE">
      <w:pPr>
        <w:jc w:val="both"/>
        <w:rPr>
          <w:rFonts w:ascii="Arial" w:hAnsi="Arial" w:cs="Arial"/>
          <w:color w:val="0000FF"/>
        </w:rPr>
      </w:pPr>
    </w:p>
    <w:p w14:paraId="1EE16105" w14:textId="63229662" w:rsidR="00B95434" w:rsidRPr="000C191C" w:rsidRDefault="00B95434" w:rsidP="005613AE">
      <w:pPr>
        <w:jc w:val="both"/>
        <w:rPr>
          <w:rFonts w:ascii="Arial" w:hAnsi="Arial" w:cs="Arial"/>
          <w:color w:val="0000FF"/>
        </w:rPr>
      </w:pPr>
      <w:r>
        <w:rPr>
          <w:rFonts w:ascii="Arial" w:hAnsi="Arial" w:cs="Arial"/>
          <w:color w:val="0000FF"/>
        </w:rPr>
        <w:t xml:space="preserve">Jelenleg a Vállalkozás nem minősül a Számviteli törvény 3. § (2) bek. 1-4. pontja szerinti definíció alapján sem anyavállalatnak, sem közös vezetésű vállalkozásnak, sem leányvállalatnak, sem társult vállalkozásnak, ezért nem tagja olyan vállalkozáscsoportnak, amelyről összevont (konszolidált) éves beszámolót kellene készíteni. Így a Vállalkozás számviteli beszámolójának adatai semmilyen módon nem szerepelnek egy vállalatcsoport által összeállított összevont (konszolidált) éves beszámolóban. Konszolidálásba történő bevonás esetén a számviteli politika e fejezetének felülvizsgálata és módosítása szükséges.</w:t>
      </w:r>
    </w:p>
    <w:p w14:paraId="4753C486" w14:textId="77777777" w:rsidR="00B95434" w:rsidRPr="000C191C" w:rsidRDefault="00B95434" w:rsidP="005613AE">
      <w:pPr>
        <w:jc w:val="both"/>
        <w:rPr>
          <w:rFonts w:ascii="Arial" w:hAnsi="Arial" w:cs="Arial"/>
          <w:color w:val="0000FF"/>
        </w:rPr>
      </w:pPr>
    </w:p>
    <w:p w14:paraId="73A71BF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CEA053D" w14:textId="77777777" w:rsidR="00B95434" w:rsidRPr="000C191C" w:rsidRDefault="00B95434" w:rsidP="005613AE">
      <w:pPr>
        <w:jc w:val="both"/>
        <w:rPr>
          <w:rFonts w:ascii="Arial" w:hAnsi="Arial" w:cs="Arial"/>
          <w:color w:val="0000FF"/>
        </w:rPr>
      </w:pPr>
    </w:p>
    <w:p w14:paraId="68D7DBE2" w14:textId="542F0227"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leányvállalatnak minősül, de a Számviteli törvény 119. §-a alapján mentesül az anyavállalat által készítendő összevont (konszolidált) éves beszámolóba való bevonás alól, így az összevont (konszolidált) éves beszámoló elkészítése a Vállalkozást nem érinti, csak az anyavállalat felé történő adatszolgáltatást kell teljesíteni az alábbi részletszabályok alkalmazásával.</w:t>
      </w:r>
    </w:p>
    <w:p w14:paraId="3C1B6E81" w14:textId="77777777" w:rsidR="00B95434" w:rsidRPr="000C191C"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35. kérdés] </w:t>
      </w:r>
    </w:p>
    <w:p w14:paraId="036B18F1" w14:textId="77777777" w:rsidR="00B95434" w:rsidRPr="000C191C" w:rsidRDefault="00B95434" w:rsidP="005613AE">
      <w:pPr>
        <w:jc w:val="both"/>
        <w:rPr>
          <w:rFonts w:ascii="Arial" w:hAnsi="Arial" w:cs="Arial"/>
          <w:color w:val="0000FF"/>
        </w:rPr>
      </w:pPr>
    </w:p>
    <w:p w14:paraId="3EA8935E"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42A515E" w14:textId="77777777" w:rsidR="00B95434" w:rsidRPr="000C191C" w:rsidRDefault="00B95434" w:rsidP="005613AE">
      <w:pPr>
        <w:jc w:val="both"/>
        <w:rPr>
          <w:rFonts w:ascii="Arial" w:hAnsi="Arial" w:cs="Arial"/>
          <w:color w:val="0000FF"/>
        </w:rPr>
      </w:pPr>
    </w:p>
    <w:p w14:paraId="46806348" w14:textId="2A726D82"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leányvállalatnak minősül, amely bevonásra kerül az anyavállalat által készítendő összevont (konszolidált) éves beszámolóba. A konszolidációba való bevonáshoz kapcsolódóan az éves beszámoló adatainak további részletezése, az anyavállalat felé történő adatszolgáltatások és az ezeket alátámasztó számviteli nyilvántartások vezetése az alábbi részletszabályok alkalmazásával történik.</w:t>
      </w:r>
    </w:p>
    <w:p w14:paraId="466D9CB8" w14:textId="77777777" w:rsidR="00B95434" w:rsidRPr="000C191C" w:rsidRDefault="00B95434" w:rsidP="005613AE">
      <w:pPr>
        <w:tabs>
          <w:tab w:val="left" w:pos="1320"/>
        </w:tabs>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35. kérdés] </w:t>
      </w:r>
    </w:p>
    <w:p w14:paraId="76221755" w14:textId="77777777" w:rsidR="00B95434" w:rsidRPr="000C191C" w:rsidRDefault="00B95434" w:rsidP="005613AE">
      <w:pPr>
        <w:tabs>
          <w:tab w:val="left" w:pos="1320"/>
        </w:tabs>
        <w:jc w:val="both"/>
        <w:rPr>
          <w:rFonts w:ascii="Arial" w:hAnsi="Arial" w:cs="Arial"/>
          <w:color w:val="0000FF"/>
        </w:rPr>
      </w:pPr>
    </w:p>
    <w:p w14:paraId="14E60594" w14:textId="77777777" w:rsidR="00B95434" w:rsidRPr="000C191C" w:rsidRDefault="00B95434" w:rsidP="005613AE">
      <w:pPr>
        <w:jc w:val="both"/>
        <w:rPr>
          <w:rFonts w:ascii="Arial" w:hAnsi="Arial" w:cs="Arial"/>
          <w:color w:val="FF0000"/>
        </w:rPr>
      </w:pPr>
      <w:r>
        <w:rPr>
          <w:rFonts w:ascii="Arial" w:hAnsi="Arial" w:cs="Arial"/>
          <w:color w:val="FF0000"/>
        </w:rPr>
        <w:t>VAGY</w:t>
      </w:r>
    </w:p>
    <w:p w14:paraId="5770AF3E" w14:textId="77777777" w:rsidR="00B95434" w:rsidRPr="000C191C" w:rsidRDefault="00B95434" w:rsidP="005613AE">
      <w:pPr>
        <w:jc w:val="both"/>
        <w:rPr>
          <w:rFonts w:ascii="Arial" w:hAnsi="Arial" w:cs="Arial"/>
          <w:color w:val="0000FF"/>
        </w:rPr>
      </w:pPr>
    </w:p>
    <w:p w14:paraId="18FFCB5F" w14:textId="47671D6F"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anyavállalatnak minősül, de a számviteli törvény 116. §-a alapján mentesül a konszolidált éves beszámoló elkészítése alól, mert fölérendelt anyavállalata összevont (konszolidált) éves beszámolót készít, amelybe a Vállalkozást is bevonja. A konszolidációba való bevonáshoz kapcsolódóan az éves beszámoló adatainak további részletezése, az  anyavállalat felé történő </w:t>
        <w:lastRenderedPageBreak/>
        <w:t>adatszolgáltatások és az ezeket alátámasztó számviteli nyilvántartások vezetése, továbbá a Vállalkozás leányvállalataitól, társult vállalkozásaitól történő adatszolgáltatás az alábbi részletszabályok alkalmazásával történik.</w:t>
      </w:r>
    </w:p>
    <w:p w14:paraId="2829B9EE" w14:textId="77777777" w:rsidR="00B95434" w:rsidRPr="000C191C"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35. kérdés] </w:t>
      </w:r>
    </w:p>
    <w:p w14:paraId="63CE9EB3" w14:textId="77777777" w:rsidR="00B95434" w:rsidRPr="000C191C" w:rsidRDefault="00B95434" w:rsidP="005613AE">
      <w:pPr>
        <w:tabs>
          <w:tab w:val="left" w:pos="1320"/>
        </w:tabs>
        <w:jc w:val="both"/>
        <w:rPr>
          <w:rFonts w:ascii="Arial" w:hAnsi="Arial" w:cs="Arial"/>
          <w:color w:val="0000FF"/>
        </w:rPr>
      </w:pPr>
    </w:p>
    <w:p w14:paraId="08AB1E8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7C00C26" w14:textId="77777777" w:rsidR="00B95434" w:rsidRPr="000C191C" w:rsidRDefault="00B95434" w:rsidP="005613AE">
      <w:pPr>
        <w:jc w:val="both"/>
        <w:rPr>
          <w:rFonts w:ascii="Arial" w:hAnsi="Arial" w:cs="Arial"/>
          <w:color w:val="0000FF"/>
        </w:rPr>
      </w:pPr>
    </w:p>
    <w:p w14:paraId="3653AC8A" w14:textId="0613510F" w:rsidR="00E31350" w:rsidRDefault="00B95434" w:rsidP="005613AE">
      <w:pPr>
        <w:jc w:val="both"/>
        <w:rPr>
          <w:ins w:id="24" w:author="Judit Biróné Zeller" w:date="2026-01-22T19:16:00Z" w16du:dateUtc="2026-01-22T18:16:00Z"/>
          <w:rFonts w:ascii="Arial" w:hAnsi="Arial" w:cs="Arial"/>
          <w:color w:val="0000FF"/>
        </w:rPr>
      </w:pPr>
      <w:r>
        <w:rPr>
          <w:rFonts w:ascii="Arial" w:hAnsi="Arial" w:cs="Arial"/>
          <w:color w:val="0000FF"/>
        </w:rPr>
        <w:t xml:space="preserve">A Vállalkozás a Számviteli törvény szerint anyavállalatnak minősül, de a számviteli törvény 117. §-a/119. §-a alapján (az összevont mutatókkal mért nagyságrend alapján/a leányvállalatok együttesen nem lényeges nagyságrendje alapján) mentesül az összevont (konszolidált) éves beszámoló készítése alól. </w:t>
      </w:r>
      <w:ins w:id="25" w:author="Judit Biróné Zeller" w:date="2026-01-22T19:17:00Z" w16du:dateUtc="2026-01-22T18:17:00Z">
        <w:r>
          <w:rPr>
            <w:rFonts w:ascii="Arial" w:hAnsi="Arial" w:cs="Arial"/>
            <w:color w:val="0000FF"/>
          </w:rPr>
          <w:t xml:space="preserve"> Ez a </w:t>
        </w:r>
      </w:ins>
      <w:ins w:id="26" w:author="Judit Biróné Zeller" w:date="2026-01-22T19:16:00Z" w16du:dateUtc="2026-01-22T18:16:00Z">
        <w:r>
          <w:rPr>
            <w:rFonts w:ascii="Arial" w:hAnsi="Arial" w:cs="Arial"/>
          </w:rPr>
          <w:t>mentesség nem alkalmazható, ha az anyavállalat közérdeklődésre számot tartó gazdálkodó, vagy ha az anyavállalat leányvállalata vagy közös vezetésű vállalkozása közérdeklődésre számot tartó gazdálkodó.</w:t>
        </w:r>
      </w:ins>
    </w:p>
    <w:p w14:paraId="2419DB88" w14:textId="77777777" w:rsidR="00E31350" w:rsidRDefault="00E31350" w:rsidP="005613AE">
      <w:pPr>
        <w:jc w:val="both"/>
        <w:rPr>
          <w:ins w:id="27" w:author="Judit Biróné Zeller" w:date="2026-01-22T19:16:00Z" w16du:dateUtc="2026-01-22T18:16:00Z"/>
          <w:rFonts w:ascii="Arial" w:hAnsi="Arial" w:cs="Arial"/>
          <w:color w:val="0000FF"/>
        </w:rPr>
      </w:pPr>
    </w:p>
    <w:p w14:paraId="7F9A7F8E" w14:textId="77777777" w:rsidR="00E31350" w:rsidRDefault="00E31350" w:rsidP="005613AE">
      <w:pPr>
        <w:jc w:val="both"/>
        <w:rPr>
          <w:ins w:id="28" w:author="Judit Biróné Zeller" w:date="2026-01-22T19:16:00Z" w16du:dateUtc="2026-01-22T18:16:00Z"/>
          <w:rFonts w:ascii="Arial" w:hAnsi="Arial" w:cs="Arial"/>
          <w:color w:val="0000FF"/>
        </w:rPr>
      </w:pPr>
    </w:p>
    <w:p w14:paraId="0D9ECA20" w14:textId="23E0BC0A" w:rsidR="00B95434" w:rsidRPr="000C191C" w:rsidRDefault="00B95434" w:rsidP="005613AE">
      <w:pPr>
        <w:jc w:val="both"/>
        <w:rPr>
          <w:rFonts w:ascii="Arial" w:hAnsi="Arial" w:cs="Arial"/>
          <w:color w:val="0000FF"/>
        </w:rPr>
      </w:pPr>
      <w:r>
        <w:rPr>
          <w:rFonts w:ascii="Arial" w:hAnsi="Arial" w:cs="Arial"/>
          <w:color w:val="0000FF"/>
        </w:rPr>
        <w:t>A Vállalkozás a jövőben folyamatosan figyeli, hogy a mentesítés feltételei továbbra is fennállnak-e. Ehhez a leányvállalataitól, társult vállalkozásaitól történő adatszolgáltatás az alábbi részletszabályok alkalmazásával történik.</w:t>
      </w:r>
    </w:p>
    <w:p w14:paraId="1FBCE992" w14:textId="77777777" w:rsidR="00B95434" w:rsidRPr="000C191C"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35. kérdés] </w:t>
      </w:r>
    </w:p>
    <w:p w14:paraId="2D594581" w14:textId="77777777" w:rsidR="00B95434" w:rsidRPr="000C191C" w:rsidRDefault="00B95434" w:rsidP="005613AE">
      <w:pPr>
        <w:jc w:val="both"/>
        <w:rPr>
          <w:rFonts w:ascii="Arial" w:hAnsi="Arial" w:cs="Arial"/>
          <w:color w:val="0000FF"/>
        </w:rPr>
      </w:pPr>
    </w:p>
    <w:p w14:paraId="54CC39E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39D75805" w14:textId="77777777" w:rsidR="00B95434" w:rsidRPr="000C191C" w:rsidRDefault="00B95434" w:rsidP="005613AE">
      <w:pPr>
        <w:jc w:val="both"/>
        <w:rPr>
          <w:rFonts w:ascii="Arial" w:hAnsi="Arial" w:cs="Arial"/>
          <w:color w:val="0000FF"/>
        </w:rPr>
      </w:pPr>
    </w:p>
    <w:p w14:paraId="15589BA0" w14:textId="1CC4262E" w:rsidR="00B95434" w:rsidRPr="000C191C" w:rsidRDefault="00B95434" w:rsidP="005613AE">
      <w:pPr>
        <w:jc w:val="both"/>
        <w:rPr>
          <w:rFonts w:ascii="Arial" w:hAnsi="Arial" w:cs="Arial"/>
          <w:color w:val="0000FF"/>
        </w:rPr>
      </w:pPr>
      <w:r>
        <w:rPr>
          <w:rFonts w:ascii="Arial" w:hAnsi="Arial" w:cs="Arial"/>
          <w:color w:val="0000FF"/>
        </w:rPr>
        <w:t xml:space="preserve">A Vállalkozás a Számviteli törvény szerint anyavállalatnak minősül és összevont (konszolidált) éves beszámolót készít a hazai számviteli szabályok / az IFRS szabályai szerint.</w:t>
      </w:r>
    </w:p>
    <w:p w14:paraId="0356FA82" w14:textId="2BF96703" w:rsidR="00B95434" w:rsidRPr="000C191C" w:rsidRDefault="00B95434" w:rsidP="005613AE">
      <w:pPr>
        <w:jc w:val="both"/>
        <w:rPr>
          <w:rFonts w:ascii="Arial" w:hAnsi="Arial" w:cs="Arial"/>
          <w:color w:val="0000FF"/>
        </w:rPr>
      </w:pPr>
      <w:r>
        <w:rPr>
          <w:rFonts w:ascii="Arial" w:hAnsi="Arial" w:cs="Arial"/>
          <w:color w:val="0000FF"/>
        </w:rPr>
        <w:t xml:space="preserve">A konszolidált éves beszámoló elkészítésére és a leányvállalatoktól, társult vállalkozásoktól történő adatszolgáltatásra az alábbi részletszabályokat alkalmazza:</w:t>
      </w:r>
    </w:p>
    <w:p w14:paraId="3AD4F53D" w14:textId="77777777" w:rsidR="00B95434" w:rsidRPr="000C191C"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35. kérdés] </w:t>
      </w:r>
    </w:p>
    <w:p w14:paraId="16D0FEDA" w14:textId="77777777" w:rsidR="00B95434" w:rsidRPr="000C191C" w:rsidRDefault="00B95434" w:rsidP="005613AE">
      <w:pPr>
        <w:jc w:val="both"/>
        <w:rPr>
          <w:rFonts w:ascii="Arial" w:hAnsi="Arial" w:cs="Arial"/>
          <w:color w:val="0000FF"/>
        </w:rPr>
      </w:pPr>
    </w:p>
    <w:p w14:paraId="6ACDB4EE" w14:textId="77777777" w:rsidR="00B95434" w:rsidRDefault="00B95434" w:rsidP="005613AE">
      <w:pPr>
        <w:jc w:val="both"/>
        <w:rPr>
          <w:rFonts w:ascii="Arial" w:hAnsi="Arial" w:cs="Arial"/>
        </w:rPr>
      </w:pPr>
    </w:p>
    <w:p w14:paraId="70A2F017" w14:textId="77777777" w:rsidR="00B95434" w:rsidRDefault="00B95434" w:rsidP="005613AE">
      <w:pPr>
        <w:rPr>
          <w:rFonts w:ascii="Arial" w:hAnsi="Arial" w:cs="Arial"/>
        </w:rPr>
      </w:pPr>
    </w:p>
    <w:p w14:paraId="35E19645" w14:textId="77777777" w:rsidR="00B95434" w:rsidRPr="00166C95" w:rsidRDefault="00B95434" w:rsidP="005613AE">
      <w:pPr>
        <w:jc w:val="center"/>
        <w:rPr>
          <w:rFonts w:ascii="Arial" w:hAnsi="Arial" w:cs="Arial"/>
          <w:b/>
          <w:bCs/>
        </w:rPr>
      </w:pPr>
      <w:r>
        <w:rPr>
          <w:rFonts w:ascii="Arial" w:hAnsi="Arial" w:cs="Arial"/>
          <w:b/>
          <w:bCs/>
        </w:rPr>
        <w:t>VI. MINŐSÍTÉSEK, ÉRTELMEZÉSEK A SZÁMVITELI ELSZÁMOLÁSOK SZEMPONTJÁBÓL</w:t>
      </w:r>
    </w:p>
    <w:p w14:paraId="2A4EAEE8" w14:textId="77777777" w:rsidR="00B95434" w:rsidRDefault="00B95434" w:rsidP="005613AE">
      <w:pPr>
        <w:rPr>
          <w:rFonts w:ascii="Arial" w:hAnsi="Arial" w:cs="Arial"/>
        </w:rPr>
      </w:pPr>
    </w:p>
    <w:p w14:paraId="2798CBF4" w14:textId="77777777" w:rsidR="00B95434" w:rsidRPr="00DA446D" w:rsidRDefault="00B95434" w:rsidP="005613AE">
      <w:pPr>
        <w:rPr>
          <w:rFonts w:ascii="Arial" w:hAnsi="Arial" w:cs="Arial"/>
          <w:b/>
          <w:bCs/>
        </w:rPr>
      </w:pPr>
      <w:r>
        <w:rPr>
          <w:rFonts w:ascii="Arial" w:hAnsi="Arial" w:cs="Arial"/>
          <w:b/>
          <w:bCs/>
        </w:rPr>
        <w:t xml:space="preserve">VI.1. JELENTŐS, NEM JELENTŐS ÖSSZEGŰ HIBA</w:t>
      </w:r>
    </w:p>
    <w:p w14:paraId="2BD52908" w14:textId="77777777" w:rsidR="00B95434" w:rsidRDefault="00B95434" w:rsidP="005613AE">
      <w:pPr>
        <w:rPr>
          <w:rFonts w:ascii="Arial" w:hAnsi="Arial" w:cs="Arial"/>
        </w:rPr>
      </w:pPr>
    </w:p>
    <w:p w14:paraId="2B93E622" w14:textId="19F1AFB0" w:rsidR="00B95434" w:rsidRDefault="00B95434" w:rsidP="005613AE">
      <w:pPr>
        <w:jc w:val="both"/>
        <w:rPr>
          <w:rFonts w:ascii="Arial" w:hAnsi="Arial" w:cs="Arial"/>
        </w:rPr>
      </w:pPr>
      <w:r>
        <w:rPr>
          <w:rFonts w:ascii="Arial" w:hAnsi="Arial" w:cs="Arial"/>
        </w:rPr>
        <w:t xml:space="preserve">A Számviteli törvény szerint jelentős összegű a hiba, ha a hiba feltárásának évében, a különböző ellenőrzések során, egy adott üzleti évet érintően (évenként külön-külön) feltárt hibák és hibahatások – eredményt, saját tőkét növelő-csökkentő – összegének együttes (előjeltől független) abszolút összege meghaladja a számviteli politikában meghatározott értékhatárt. </w:t>
      </w:r>
    </w:p>
    <w:p w14:paraId="63F0721A" w14:textId="77777777" w:rsidR="00B95434" w:rsidRDefault="00B95434" w:rsidP="005613AE">
      <w:pPr>
        <w:jc w:val="both"/>
        <w:rPr>
          <w:rFonts w:ascii="Arial" w:hAnsi="Arial" w:cs="Arial"/>
        </w:rPr>
      </w:pPr>
    </w:p>
    <w:p w14:paraId="1A5641CA" w14:textId="77777777" w:rsidR="00B95434" w:rsidRDefault="00B95434" w:rsidP="005613AE">
      <w:pPr>
        <w:jc w:val="both"/>
        <w:rPr>
          <w:rFonts w:ascii="Arial" w:hAnsi="Arial" w:cs="Arial"/>
        </w:rPr>
      </w:pPr>
      <w:r>
        <w:rPr>
          <w:rFonts w:ascii="Arial" w:hAnsi="Arial" w:cs="Arial"/>
        </w:rPr>
        <w:t xml:space="preserve">Minden esetben jelentős összegű a hiba, ha a hiba feltárásának évében az ellenőrzések során – ugyanazon évet érintően – megállapított hibák, hibahatások eredményt, saját tőkét növelő-csökkentő értékének együttes (előjeltől független) abszolút összege meghaladja az ellenőrzött üzleti év mérlegfőösszegének 2 százalékát, illetve ha a mérlegfőösszeg 2 százaléka nem haladja meg az 1 millió forintot, akkor az 1 millió forintot.</w:t>
      </w:r>
    </w:p>
    <w:p w14:paraId="7A269CE6" w14:textId="77777777" w:rsidR="00B95434" w:rsidRPr="00D64983" w:rsidRDefault="00B95434" w:rsidP="005613AE">
      <w:pPr>
        <w:jc w:val="both"/>
        <w:rPr>
          <w:rFonts w:ascii="Arial" w:hAnsi="Arial" w:cs="Arial"/>
        </w:rPr>
      </w:pPr>
    </w:p>
    <w:p w14:paraId="365E1E70" w14:textId="77777777" w:rsidR="00B95434" w:rsidRDefault="00B95434" w:rsidP="005613AE">
      <w:pPr>
        <w:jc w:val="both"/>
        <w:rPr>
          <w:rFonts w:ascii="Arial" w:hAnsi="Arial" w:cs="Arial"/>
        </w:rPr>
      </w:pPr>
      <w:r>
        <w:rPr>
          <w:rFonts w:ascii="Arial" w:hAnsi="Arial" w:cs="Arial"/>
          <w:b/>
          <w:bCs/>
        </w:rPr>
        <w:lastRenderedPageBreak/>
        <w:t>Jelentős összegű hibának tekintjük</w:t>
      </w:r>
      <w:r>
        <w:rPr>
          <w:rFonts w:ascii="Arial" w:hAnsi="Arial" w:cs="Arial"/>
        </w:rPr>
        <w:t xml:space="preserve">, ha ugyanazon évet érintően megállapított hibák, hibahatások eredményt, saját tőkét növelő-csökkentő értékének együttes (előjeltől független) összege meghaladja az ellenőrzött üzleti év mérlegfőösszegének </w:t>
      </w:r>
      <w:r>
        <w:rPr>
          <w:rFonts w:ascii="Arial" w:hAnsi="Arial" w:cs="Arial"/>
          <w:color w:val="0000FF"/>
        </w:rPr>
        <w:t>2 százalékát</w:t>
      </w:r>
      <w:r>
        <w:rPr>
          <w:rFonts w:ascii="Arial" w:hAnsi="Arial" w:cs="Arial"/>
        </w:rPr>
        <w:t xml:space="preserve">, illetve, ha a mérlegfőösszeg 2 százaléka nem haladja meg az 1 millió forintot, akkor az </w:t>
      </w:r>
      <w:r>
        <w:rPr>
          <w:rFonts w:ascii="Arial" w:hAnsi="Arial" w:cs="Arial"/>
          <w:color w:val="0000FF"/>
        </w:rPr>
        <w:t>1 millió forintot</w:t>
      </w:r>
      <w:r>
        <w:rPr>
          <w:rFonts w:ascii="Arial" w:hAnsi="Arial" w:cs="Arial"/>
        </w:rPr>
        <w:t>.</w:t>
      </w:r>
    </w:p>
    <w:p w14:paraId="53C28454" w14:textId="77777777" w:rsidR="00B95434" w:rsidRDefault="00B95434" w:rsidP="005613AE">
      <w:pPr>
        <w:jc w:val="both"/>
        <w:rPr>
          <w:rFonts w:ascii="Arial" w:hAnsi="Arial" w:cs="Arial"/>
        </w:rPr>
      </w:pPr>
    </w:p>
    <w:p w14:paraId="685B7BF4" w14:textId="77777777" w:rsidR="00B95434" w:rsidRPr="00DA446D" w:rsidRDefault="00B95434" w:rsidP="005613AE">
      <w:pPr>
        <w:jc w:val="both"/>
        <w:rPr>
          <w:rFonts w:ascii="Arial" w:hAnsi="Arial" w:cs="Arial"/>
          <w:b/>
          <w:bCs/>
        </w:rPr>
      </w:pPr>
      <w:r>
        <w:rPr>
          <w:rFonts w:ascii="Arial" w:hAnsi="Arial" w:cs="Arial"/>
          <w:b/>
          <w:bCs/>
        </w:rPr>
        <w:t xml:space="preserve">VI.2. NEM JELENTŐS ÖSSZEGŰ HIBA</w:t>
      </w:r>
    </w:p>
    <w:p w14:paraId="18AF3FFF" w14:textId="77777777" w:rsidR="00B95434" w:rsidRPr="00A56F35" w:rsidRDefault="00B95434" w:rsidP="005613AE">
      <w:pPr>
        <w:jc w:val="both"/>
        <w:rPr>
          <w:rFonts w:ascii="Arial" w:hAnsi="Arial" w:cs="Arial"/>
        </w:rPr>
      </w:pPr>
    </w:p>
    <w:p w14:paraId="1636D2E3" w14:textId="77777777" w:rsidR="00B95434" w:rsidRPr="00A56F35" w:rsidRDefault="00B95434" w:rsidP="005613AE">
      <w:pPr>
        <w:jc w:val="both"/>
        <w:rPr>
          <w:rFonts w:ascii="Arial" w:hAnsi="Arial" w:cs="Arial"/>
        </w:rPr>
      </w:pPr>
      <w:r>
        <w:rPr>
          <w:rFonts w:ascii="Arial" w:hAnsi="Arial" w:cs="Arial"/>
        </w:rPr>
        <w:t>A Számviteli törvény szerint nem jelentős összegű a hiba, ha a hiba feltárásának évében, a különböző ellenőrzések során, egy adott üzleti évet érintően (évenként külön-külön) feltárt hibák és hibahatások – eredményt, saját tőkét növelő-csökkentő – értékének együttes (előjeltől független) összege nem haladja meg a jelentős összegű hiba értékhatárát.</w:t>
      </w:r>
    </w:p>
    <w:p w14:paraId="5044F940" w14:textId="77777777" w:rsidR="00B95434" w:rsidRPr="00A56F35" w:rsidRDefault="00B95434" w:rsidP="005613AE">
      <w:pPr>
        <w:jc w:val="both"/>
        <w:rPr>
          <w:rFonts w:ascii="Arial" w:hAnsi="Arial" w:cs="Arial"/>
        </w:rPr>
      </w:pPr>
    </w:p>
    <w:p w14:paraId="011ADB3B" w14:textId="15816379" w:rsidR="00B95434" w:rsidRPr="00A56F35" w:rsidRDefault="00B95434" w:rsidP="005613AE">
      <w:pPr>
        <w:jc w:val="both"/>
        <w:rPr>
          <w:rFonts w:ascii="Arial" w:hAnsi="Arial" w:cs="Arial"/>
        </w:rPr>
      </w:pPr>
      <w:r>
        <w:rPr>
          <w:rFonts w:ascii="Arial" w:hAnsi="Arial" w:cs="Arial"/>
          <w:b/>
          <w:bCs/>
        </w:rPr>
        <w:t>Nem jelentős összegű hibának tekintjük</w:t>
      </w:r>
      <w:r>
        <w:rPr>
          <w:rFonts w:ascii="Arial" w:hAnsi="Arial" w:cs="Arial"/>
        </w:rPr>
        <w:t xml:space="preserve">, ha ugyanazon évet érintően – megállapított hibák, hibahatások eredményt, saját tőkét növelő-csökkentő értékének együttes (előjeltől független) összege nem haladja meg az ellenőrzött üzleti év mérlegfőösszegének </w:t>
      </w:r>
      <w:r>
        <w:rPr>
          <w:rFonts w:ascii="Arial" w:hAnsi="Arial" w:cs="Arial"/>
          <w:color w:val="0000FF"/>
        </w:rPr>
        <w:t>2 százalékát</w:t>
      </w:r>
      <w:r>
        <w:rPr>
          <w:rFonts w:ascii="Arial" w:hAnsi="Arial" w:cs="Arial"/>
        </w:rPr>
        <w:t xml:space="preserve">, illetve, ha a mérlegfőösszeg 2 százaléka nem haladja meg az 1 millió forintot, akkor az </w:t>
      </w:r>
      <w:r>
        <w:rPr>
          <w:rFonts w:ascii="Arial" w:hAnsi="Arial" w:cs="Arial"/>
          <w:color w:val="0000FF"/>
        </w:rPr>
        <w:t>1 millió forintot</w:t>
      </w:r>
      <w:r>
        <w:rPr>
          <w:rFonts w:ascii="Arial" w:hAnsi="Arial" w:cs="Arial"/>
        </w:rPr>
        <w:t>.</w:t>
      </w:r>
    </w:p>
    <w:p w14:paraId="7E5904C7" w14:textId="77777777" w:rsidR="00B95434" w:rsidRDefault="00B95434" w:rsidP="005613AE">
      <w:pPr>
        <w:jc w:val="both"/>
        <w:rPr>
          <w:rFonts w:ascii="Arial" w:hAnsi="Arial" w:cs="Arial"/>
        </w:rPr>
      </w:pPr>
    </w:p>
    <w:p w14:paraId="381935CA" w14:textId="77777777" w:rsidR="00B95434" w:rsidRPr="00DA446D" w:rsidRDefault="00B95434" w:rsidP="005613AE">
      <w:pPr>
        <w:jc w:val="both"/>
        <w:rPr>
          <w:rFonts w:ascii="Arial" w:hAnsi="Arial" w:cs="Arial"/>
          <w:b/>
          <w:bCs/>
        </w:rPr>
      </w:pPr>
      <w:r>
        <w:rPr>
          <w:rFonts w:ascii="Arial" w:hAnsi="Arial" w:cs="Arial"/>
          <w:b/>
          <w:bCs/>
        </w:rPr>
        <w:t>VI.3. LÉNYEGES ÉRTELMEZÉSE</w:t>
      </w:r>
    </w:p>
    <w:p w14:paraId="3A315030" w14:textId="77777777" w:rsidR="00B95434" w:rsidRDefault="00B95434" w:rsidP="005613AE">
      <w:pPr>
        <w:jc w:val="both"/>
        <w:rPr>
          <w:rFonts w:ascii="Arial" w:hAnsi="Arial" w:cs="Arial"/>
        </w:rPr>
      </w:pPr>
    </w:p>
    <w:p w14:paraId="10DE180F" w14:textId="5FEECB06" w:rsidR="00B95434" w:rsidRPr="00F34B2A" w:rsidRDefault="00B95434" w:rsidP="005613AE">
      <w:pPr>
        <w:jc w:val="both"/>
        <w:rPr>
          <w:rFonts w:ascii="Arial" w:hAnsi="Arial" w:cs="Arial"/>
        </w:rPr>
      </w:pPr>
      <w:r>
        <w:rPr>
          <w:rFonts w:ascii="Arial" w:hAnsi="Arial" w:cs="Arial"/>
        </w:rPr>
        <w:t xml:space="preserve">Lényegesnek minősül a beszámoló szempontjából minden olyan információ, amelynek elhagyása vagy téves bemutatása - az észszerűség határain belül - befolyásolja a beszámoló adatait felhasználók döntéseit (a lényegesség elve). Egy-egy tétel lényegessé minősítését más hasonló tételekkel összefüggésben kell megítélni.</w:t>
      </w:r>
    </w:p>
    <w:p w14:paraId="374F29AD" w14:textId="77777777" w:rsidR="00361D9A" w:rsidRDefault="00361D9A" w:rsidP="005613AE">
      <w:pPr>
        <w:jc w:val="both"/>
        <w:rPr>
          <w:rFonts w:ascii="Arial" w:hAnsi="Arial" w:cs="Arial"/>
        </w:rPr>
      </w:pPr>
    </w:p>
    <w:p w14:paraId="334DAA07" w14:textId="67EDC55B" w:rsidR="00B95434" w:rsidRDefault="00B95434" w:rsidP="005613AE">
      <w:pPr>
        <w:jc w:val="both"/>
        <w:rPr>
          <w:rFonts w:ascii="Arial" w:hAnsi="Arial" w:cs="Arial"/>
        </w:rPr>
      </w:pPr>
      <w:r>
        <w:rPr>
          <w:rFonts w:ascii="Arial" w:hAnsi="Arial" w:cs="Arial"/>
        </w:rPr>
        <w:t xml:space="preserve">A számviteli elszámolás, az értékelés szempontjából lényegesnek minősül az a mérték, melynek valós vagy lehetséges hatása </w:t>
      </w:r>
      <w:r>
        <w:rPr>
          <w:rFonts w:ascii="Arial" w:hAnsi="Arial" w:cs="Arial"/>
          <w:i/>
          <w:iCs/>
        </w:rPr>
        <w:t>jelentős mértékű</w:t>
      </w:r>
      <w:r>
        <w:rPr>
          <w:rFonts w:ascii="Arial" w:hAnsi="Arial" w:cs="Arial"/>
        </w:rPr>
        <w:t xml:space="preserve">. Az ezen hatást el nem érő mérték nem minősül lényegesnek.</w:t>
      </w:r>
    </w:p>
    <w:p w14:paraId="1BFF7D29" w14:textId="2A5CB073" w:rsidR="00730AD0" w:rsidRDefault="00730AD0" w:rsidP="005613AE">
      <w:pPr>
        <w:jc w:val="both"/>
        <w:rPr>
          <w:rFonts w:ascii="Arial" w:hAnsi="Arial" w:cs="Arial"/>
        </w:rPr>
      </w:pPr>
    </w:p>
    <w:p w14:paraId="410F0692" w14:textId="77777777" w:rsidR="0071052F" w:rsidRDefault="00730AD0" w:rsidP="00730AD0">
      <w:pPr>
        <w:jc w:val="both"/>
      </w:pPr>
      <w:r>
        <w:rPr>
          <w:rFonts w:ascii="Arial" w:hAnsi="Arial" w:cs="Arial"/>
        </w:rPr>
        <w:t xml:space="preserve">A Büntető Törvénykönyvről (Btk.) szóló 2012. évi 403. §-a szerint: aki a számvitelről szóló törvényben vagy a felhatalmazásán alapuló jogszabályokban előírt bizonylati rendet megsérti vagy könyvvezetési, beszámoló készítési kötelezettségét megszegi, és ezzel a megbízható és valós képet lényegesen befolyásoló hibát idéz elő, három évig terjedő szabadságvesztéssel büntetendő.</w:t>
      </w:r>
      <w:r>
        <w:t xml:space="preserve"> </w:t>
      </w:r>
    </w:p>
    <w:p w14:paraId="1195A978" w14:textId="77777777" w:rsidR="0071052F" w:rsidRDefault="0071052F" w:rsidP="00730AD0">
      <w:pPr>
        <w:jc w:val="both"/>
      </w:pPr>
    </w:p>
    <w:p w14:paraId="40E9E64C" w14:textId="06875A08" w:rsidR="00730AD0" w:rsidRDefault="00730AD0" w:rsidP="00730AD0">
      <w:pPr>
        <w:jc w:val="both"/>
        <w:rPr>
          <w:rFonts w:ascii="Arial" w:hAnsi="Arial" w:cs="Arial"/>
        </w:rPr>
      </w:pPr>
      <w:r>
        <w:rPr>
          <w:rFonts w:ascii="Arial" w:hAnsi="Arial" w:cs="Arial"/>
          <w:b/>
          <w:bCs/>
        </w:rPr>
        <w:t>A Btk. szerint a megbízható és valós képet lényegesen befolyásoló a hiba,</w:t>
      </w:r>
      <w:r>
        <w:rPr>
          <w:rFonts w:ascii="Arial" w:hAnsi="Arial" w:cs="Arial"/>
        </w:rPr>
        <w:t xml:space="preserve"> ha egy adott üzleti évet érintően feltárt hibák és hibahatások - eredményt, saját tőkét növelő-csökkentő - értékének együttes, előjeltől független összege meghaladja a hiba elkövetésének üzleti évére vonatkozó számviteli beszámolóban kimutatott nettó árbevétel 20 százalékát és mérlegfőösszeg 20 százalékát is. Minden esetben megbízható és valós képet lényegesen befolyásoló a hiba, ha egy adott üzleti évet érintően feltárt hibák és hibahatások - eredményt, saját tőkét növelő-csökkentő - értékének együttes, előjeltől független összege meghaladja az 500 millió forintot.</w:t>
      </w:r>
    </w:p>
    <w:p w14:paraId="7E315CE3" w14:textId="5130F9D5" w:rsidR="00730AD0" w:rsidRDefault="00730AD0" w:rsidP="00730AD0">
      <w:pPr>
        <w:jc w:val="both"/>
        <w:rPr>
          <w:rFonts w:ascii="Arial" w:hAnsi="Arial" w:cs="Arial"/>
        </w:rPr>
      </w:pPr>
    </w:p>
    <w:p w14:paraId="45809952" w14:textId="77777777" w:rsidR="00B95434" w:rsidRPr="00310C01" w:rsidRDefault="00B95434" w:rsidP="005613AE">
      <w:pPr>
        <w:jc w:val="both"/>
        <w:rPr>
          <w:rFonts w:ascii="Arial" w:hAnsi="Arial" w:cs="Arial"/>
          <w:color w:val="FF0000"/>
        </w:rPr>
      </w:pPr>
    </w:p>
    <w:p w14:paraId="7186C344" w14:textId="77777777" w:rsidR="00B95434" w:rsidRDefault="00B95434" w:rsidP="005613AE">
      <w:pPr>
        <w:jc w:val="both"/>
        <w:rPr>
          <w:rFonts w:ascii="Arial" w:hAnsi="Arial" w:cs="Arial"/>
          <w:b/>
          <w:bCs/>
        </w:rPr>
      </w:pPr>
      <w:r>
        <w:rPr>
          <w:rFonts w:ascii="Arial" w:hAnsi="Arial" w:cs="Arial"/>
          <w:b/>
          <w:bCs/>
        </w:rPr>
        <w:t>VI.4. JELENTŐS MÉRTÉK ÉRTELMEZÉSE</w:t>
      </w:r>
    </w:p>
    <w:p w14:paraId="59FDF7CB" w14:textId="77777777" w:rsidR="00B95434" w:rsidRPr="00A56F35" w:rsidRDefault="00B95434" w:rsidP="005613AE">
      <w:pPr>
        <w:jc w:val="both"/>
        <w:rPr>
          <w:rFonts w:ascii="Arial" w:hAnsi="Arial" w:cs="Arial"/>
          <w:b/>
          <w:bCs/>
        </w:rPr>
      </w:pPr>
    </w:p>
    <w:p w14:paraId="7F181CC1" w14:textId="27B92CC5" w:rsidR="00B95434" w:rsidRDefault="00B95434" w:rsidP="005613AE">
      <w:pPr>
        <w:jc w:val="both"/>
        <w:rPr>
          <w:rFonts w:ascii="Arial" w:hAnsi="Arial" w:cs="Arial"/>
        </w:rPr>
      </w:pPr>
      <w:r>
        <w:rPr>
          <w:rFonts w:ascii="Arial" w:hAnsi="Arial" w:cs="Arial"/>
        </w:rPr>
        <w:lastRenderedPageBreak/>
        <w:t xml:space="preserve">Amennyiben jogszabály, vagy a számviteli politika más része eltérően nem rendelkezik, úgy a konkrét eszközt, forrást, mérlegen kívüli tételt érintő számviteli elszámolás, illetve azok értékelése szempontjából jelentős mértékűnek minősül a vizsgált összeg, ha az az adott eszköz, illetve forrás – elszámolás, illetve értékelés előtti – könyv szerinti értékének, ennek hiányában szerződés szerinti értékének, vagy névértékének </w:t>
      </w:r>
      <w:r>
        <w:rPr>
          <w:rFonts w:ascii="Arial" w:hAnsi="Arial" w:cs="Arial"/>
          <w:color w:val="00B0F0"/>
        </w:rPr>
      </w:r>
      <w:r>
        <w:rPr>
          <w:rFonts w:ascii="Arial" w:hAnsi="Arial" w:cs="Arial"/>
          <w:b/>
          <w:strike/>
          <w:color w:val="C00000"/>
          <w:highlight w:val="yellow"/>
        </w:rPr>
        <w:t>…</w:t>
      </w:r>
      <w:r>
        <w:rPr>
          <w:rFonts w:ascii="Arial" w:hAnsi="Arial" w:cs="Arial"/>
          <w:color w:val="00B0F0"/>
        </w:rPr>
        <w:t xml:space="preserve">%-át </w:t>
      </w:r>
      <w:r>
        <w:rPr>
          <w:rFonts w:ascii="Arial" w:hAnsi="Arial" w:cs="Arial"/>
        </w:rPr>
        <w:t xml:space="preserve">meghaladó mértékű. </w:t>
      </w:r>
      <w:r>
        <w:rPr>
          <w:b/>
          <w:strike w:val="0"/>
          <w:color w:val="C00000"/>
          <w:highlight w:val="yellow"/>
        </w:rPr>
        <w:t xml:space="preserve"> [Szv 41. kérdés] </w:t>
      </w:r>
    </w:p>
    <w:p w14:paraId="5B141B89" w14:textId="77777777" w:rsidR="00B95434" w:rsidRDefault="00B95434" w:rsidP="005613AE">
      <w:pPr>
        <w:jc w:val="both"/>
        <w:rPr>
          <w:rFonts w:ascii="Arial" w:hAnsi="Arial" w:cs="Arial"/>
        </w:rPr>
      </w:pPr>
    </w:p>
    <w:p w14:paraId="2D7147B0" w14:textId="77777777" w:rsidR="00B95434" w:rsidRPr="00A56F35" w:rsidRDefault="00B95434" w:rsidP="005613AE">
      <w:pPr>
        <w:jc w:val="both"/>
        <w:rPr>
          <w:rFonts w:ascii="Arial" w:hAnsi="Arial" w:cs="Arial"/>
        </w:rPr>
      </w:pPr>
      <w:r>
        <w:rPr>
          <w:rFonts w:ascii="Arial" w:hAnsi="Arial" w:cs="Arial"/>
        </w:rPr>
        <w:t xml:space="preserve">A fenti értékhatárt meg nem haladó összeg a számviteli elszámolás, az értékelés szempontjából nem minősül jelentős mértéknek. </w:t>
      </w:r>
    </w:p>
    <w:p w14:paraId="6DD7FA82" w14:textId="77777777" w:rsidR="00B95434" w:rsidRDefault="00B95434" w:rsidP="005613AE">
      <w:pPr>
        <w:jc w:val="both"/>
        <w:rPr>
          <w:rFonts w:ascii="Arial" w:hAnsi="Arial" w:cs="Arial"/>
        </w:rPr>
      </w:pPr>
    </w:p>
    <w:p w14:paraId="11B249B0" w14:textId="77777777" w:rsidR="00B95434" w:rsidRPr="00A56F35" w:rsidRDefault="00B95434" w:rsidP="005613AE">
      <w:pPr>
        <w:jc w:val="both"/>
        <w:rPr>
          <w:rFonts w:ascii="Arial" w:hAnsi="Arial" w:cs="Arial"/>
        </w:rPr>
      </w:pPr>
      <w:r>
        <w:rPr>
          <w:rFonts w:ascii="Arial" w:hAnsi="Arial" w:cs="Arial"/>
        </w:rPr>
        <w:t>Amennyiben az adott mérték számszerűen nem határozható meg, vagy az érdemben nem értékelhető, úgy a jelentős mértéket egyedileg kell megítélni.</w:t>
      </w:r>
    </w:p>
    <w:p w14:paraId="7FC18D2C" w14:textId="77777777" w:rsidR="00B95434" w:rsidRDefault="00B95434" w:rsidP="005613AE">
      <w:pPr>
        <w:jc w:val="both"/>
        <w:rPr>
          <w:rFonts w:ascii="Arial" w:hAnsi="Arial" w:cs="Arial"/>
          <w:b/>
          <w:bCs/>
        </w:rPr>
      </w:pPr>
    </w:p>
    <w:p w14:paraId="3F51BF94" w14:textId="77777777" w:rsidR="00B95434" w:rsidRDefault="00B95434" w:rsidP="005613AE">
      <w:pPr>
        <w:jc w:val="both"/>
        <w:rPr>
          <w:rFonts w:ascii="Arial" w:hAnsi="Arial" w:cs="Arial"/>
          <w:b/>
          <w:bCs/>
        </w:rPr>
      </w:pPr>
      <w:r>
        <w:rPr>
          <w:rFonts w:ascii="Arial" w:hAnsi="Arial" w:cs="Arial"/>
          <w:b/>
          <w:bCs/>
        </w:rPr>
        <w:t xml:space="preserve">VI.5. JELENTŐS ÖSSZEG ÉRTELMEZÉSE</w:t>
      </w:r>
    </w:p>
    <w:p w14:paraId="3E2F6E80" w14:textId="77777777" w:rsidR="00B95434" w:rsidRDefault="00B95434" w:rsidP="005613AE">
      <w:pPr>
        <w:jc w:val="both"/>
        <w:rPr>
          <w:rFonts w:ascii="Arial" w:hAnsi="Arial" w:cs="Arial"/>
          <w:b/>
          <w:bCs/>
        </w:rPr>
      </w:pPr>
    </w:p>
    <w:p w14:paraId="21B631E4" w14:textId="7ABD1138" w:rsidR="00B95434" w:rsidRPr="000653F7" w:rsidRDefault="00B95434" w:rsidP="005613AE">
      <w:pPr>
        <w:jc w:val="both"/>
        <w:rPr>
          <w:rFonts w:ascii="Arial" w:hAnsi="Arial" w:cs="Arial"/>
          <w:color w:val="2E74B5" w:themeColor="accent1" w:themeShade="BF"/>
        </w:rPr>
      </w:pPr>
      <w:r>
        <w:rPr>
          <w:rFonts w:ascii="Arial" w:hAnsi="Arial" w:cs="Arial"/>
          <w:color w:val="2E74B5" w:themeColor="accent1" w:themeShade="BF"/>
        </w:rPr>
        <w:t xml:space="preserve">Amennyiben jogszabály, vagy a számviteli politika más része eltérően nem rendelkezik, úgy - figyelembe véve a Vállalkozás gazdálkodásának körülményeit - a számviteli elszámolás és az értékelés szempontjából az egyes tételek esetében, illetve a tételek együttesére értelmezve, jelentős összegnek a </w:t>
      </w:r>
      <w:r>
        <w:rPr>
          <w:rFonts w:ascii="Arial" w:hAnsi="Arial" w:cs="Arial"/>
          <w:b/>
          <w:strike/>
          <w:color w:val="C00000"/>
          <w:highlight w:val="yellow"/>
        </w:rPr>
        <w:t>…</w:t>
      </w:r>
      <w:r>
        <w:rPr>
          <w:rFonts w:ascii="Arial" w:hAnsi="Arial" w:cs="Arial"/>
          <w:color w:val="2E74B5" w:themeColor="accent1" w:themeShade="BF"/>
        </w:rPr>
        <w:t xml:space="preserve">. EFt vagy ennek megfelelő, a számviteli politikában választott árfolyamon átszámított devizaösszegminősül, feltéve, hogy az kisebb, mint a VI.4. pont szerinti jelentős mérték , vagy a VI. 4. pont szerinti jelentős mérték az adott esetben nem értelmezhető. Az ezen értékhatárt meg nem haladó összeg a számviteli elszámolás, az értékelés szempontjából nem minősül jelentős összegnek.</w:t>
      </w:r>
      <w:r>
        <w:rPr>
          <w:b/>
          <w:strike w:val="0"/>
          <w:color w:val="C00000"/>
          <w:highlight w:val="yellow"/>
        </w:rPr>
        <w:t xml:space="preserve"> [Szv 39. kérdés] </w:t>
      </w:r>
    </w:p>
    <w:p w14:paraId="65A4B32B" w14:textId="77777777" w:rsidR="00B95434" w:rsidRPr="007E1818" w:rsidRDefault="00B95434" w:rsidP="005613AE">
      <w:pPr>
        <w:jc w:val="both"/>
        <w:rPr>
          <w:rFonts w:ascii="Arial" w:hAnsi="Arial" w:cs="Arial"/>
          <w:color w:val="1F497D"/>
        </w:rPr>
      </w:pPr>
    </w:p>
    <w:p w14:paraId="7A7A736D"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6AB11A3" w14:textId="77777777" w:rsidR="00B95434" w:rsidRPr="007E1818" w:rsidRDefault="00B95434" w:rsidP="005613AE">
      <w:pPr>
        <w:jc w:val="both"/>
        <w:rPr>
          <w:rFonts w:ascii="Arial" w:hAnsi="Arial" w:cs="Arial"/>
          <w:color w:val="1F497D"/>
        </w:rPr>
      </w:pPr>
    </w:p>
    <w:p w14:paraId="2BD06991" w14:textId="424A8C9A" w:rsidR="00B95434" w:rsidRPr="000653F7" w:rsidRDefault="00B95434" w:rsidP="005613AE">
      <w:pPr>
        <w:jc w:val="both"/>
        <w:rPr>
          <w:rFonts w:ascii="Arial" w:hAnsi="Arial" w:cs="Arial"/>
          <w:color w:val="2E74B5" w:themeColor="accent1" w:themeShade="BF"/>
        </w:rPr>
      </w:pPr>
      <w:r>
        <w:rPr>
          <w:rFonts w:ascii="Arial" w:hAnsi="Arial" w:cs="Arial"/>
          <w:color w:val="2E74B5" w:themeColor="accent1" w:themeShade="BF"/>
        </w:rPr>
        <w:t xml:space="preserve">Amennyiben jogszabály, vagy a számviteli politika más része eltérően nem rendelkezik, úgy - figyelembe véve a Vállalkozás gazdálkodásának körülményeit - a számviteli elszámolás és az értékelés szempontjából az egyes tételek esetében, illetve a tételek együttesére értelmezve, jelentős összegnek az utolsó lezárt üzleti év beszámolója mérlegfőösszegének 2%-a és 1 millió forint közül a kisebbiket  meghaladó összeg minősül, feltéve, hogy az kisebb, mint a VI.4. pont szerinti jelentős mérték, vagy a VI. 4. pont szerinti jelentős mérték az adott esetben nem értelmezhető. </w:t>
      </w:r>
    </w:p>
    <w:p w14:paraId="756EA0DC" w14:textId="77777777" w:rsidR="00B95434" w:rsidRPr="000653F7" w:rsidRDefault="00B95434" w:rsidP="005613AE">
      <w:pPr>
        <w:jc w:val="both"/>
        <w:rPr>
          <w:rFonts w:ascii="Arial" w:hAnsi="Arial" w:cs="Arial"/>
          <w:color w:val="2E74B5" w:themeColor="accent1" w:themeShade="BF"/>
        </w:rPr>
      </w:pPr>
    </w:p>
    <w:p w14:paraId="301E192D" w14:textId="77777777" w:rsidR="00B95434" w:rsidRPr="00DB5AF1" w:rsidRDefault="00B95434" w:rsidP="005613AE">
      <w:pPr>
        <w:jc w:val="both"/>
        <w:rPr>
          <w:rFonts w:ascii="Arial" w:hAnsi="Arial" w:cs="Arial"/>
          <w:color w:val="FF0000"/>
        </w:rPr>
      </w:pPr>
      <w:r>
        <w:rPr>
          <w:rFonts w:ascii="Arial" w:hAnsi="Arial" w:cs="Arial"/>
          <w:color w:val="FF0000"/>
        </w:rPr>
        <w:t>VÁLASZTHATÓ:</w:t>
      </w:r>
    </w:p>
    <w:p w14:paraId="486F80F4" w14:textId="5524C2E2" w:rsidR="00B95434" w:rsidRPr="000653F7" w:rsidRDefault="00B95434" w:rsidP="005613AE">
      <w:pPr>
        <w:jc w:val="both"/>
        <w:rPr>
          <w:rFonts w:ascii="Arial" w:hAnsi="Arial" w:cs="Arial"/>
          <w:color w:val="2E74B5" w:themeColor="accent1" w:themeShade="BF"/>
        </w:rPr>
      </w:pPr>
      <w:r>
        <w:rPr>
          <w:rFonts w:ascii="Arial" w:hAnsi="Arial" w:cs="Arial"/>
          <w:color w:val="2E74B5" w:themeColor="accent1" w:themeShade="BF"/>
        </w:rPr>
        <w:t xml:space="preserve">Amennyiben a jelentős nagyságrend tekintetében vizsgált összeg a tárgyévi eredményre is hatást gyakorol, akkor jelentősnek minősül abban az esetben is, ha az előző üzleti év beszámolójában szereplő saját tőke 20%-át meghaladja, feltéve, hogy ez utóbbi alacsonyabb, mint az előző üzleti év mérlegfőösszegének 2%-a és 1 millió forint közül a kisebbik összeg, továbbá alacsonyabb, mint a VI.4. pont szerinti jelentős mérték, ha az adott esetben a VI.4. pont szerinti jelentős mérték értelmezhető. Az ezen értékhatárt meg nem haladó összeg a számviteli elszámolás, az értékelés szempontjából nem minősül jelentős összegnek.</w:t>
      </w:r>
    </w:p>
    <w:p w14:paraId="78B2F843" w14:textId="77777777" w:rsidR="00B95434" w:rsidRPr="00A56F35" w:rsidRDefault="00B95434" w:rsidP="005613AE">
      <w:pPr>
        <w:jc w:val="both"/>
        <w:rPr>
          <w:rFonts w:ascii="Arial" w:hAnsi="Arial" w:cs="Arial"/>
        </w:rPr>
      </w:pPr>
    </w:p>
    <w:p w14:paraId="04EB2A90" w14:textId="5758402A" w:rsidR="00B95434" w:rsidRDefault="00B95434" w:rsidP="005613AE">
      <w:pPr>
        <w:jc w:val="both"/>
        <w:rPr>
          <w:rFonts w:ascii="Arial" w:hAnsi="Arial" w:cs="Arial"/>
        </w:rPr>
      </w:pPr>
      <w:r>
        <w:rPr>
          <w:rFonts w:ascii="Arial" w:hAnsi="Arial" w:cs="Arial"/>
        </w:rPr>
        <w:t xml:space="preserve">A fentieken túl a Vállalkozás </w:t>
      </w:r>
      <w:r>
        <w:rPr>
          <w:rFonts w:ascii="Arial" w:hAnsi="Arial" w:cs="Arial"/>
          <w:color w:val="1F497D"/>
        </w:rPr>
        <w:t>vezetője és/vagy a számvitel rendjéért felelős személy</w:t>
      </w:r>
      <w:r>
        <w:rPr>
          <w:rFonts w:ascii="Arial" w:hAnsi="Arial" w:cs="Arial"/>
        </w:rPr>
        <w:t xml:space="preserve"> – a Vállalkozás tevékenységét és egyéb körülményeket figyelembe véve - jelentősnek és lényegesnek minősíthet további eseményeket is.</w:t>
      </w:r>
    </w:p>
    <w:p w14:paraId="6FA27BF3" w14:textId="477A05C6" w:rsidR="006D6FE5" w:rsidRDefault="006D6FE5" w:rsidP="005613AE">
      <w:pPr>
        <w:jc w:val="both"/>
        <w:rPr>
          <w:rFonts w:ascii="Arial" w:hAnsi="Arial" w:cs="Arial"/>
        </w:rPr>
      </w:pPr>
    </w:p>
    <w:p w14:paraId="5F1C4D0D" w14:textId="77777777" w:rsidR="00B95434" w:rsidRPr="00A56F35" w:rsidRDefault="00B95434" w:rsidP="005613AE">
      <w:pPr>
        <w:jc w:val="both"/>
        <w:rPr>
          <w:rFonts w:ascii="Arial" w:hAnsi="Arial" w:cs="Arial"/>
          <w:b/>
          <w:bCs/>
        </w:rPr>
      </w:pPr>
      <w:r>
        <w:rPr>
          <w:rFonts w:ascii="Arial" w:hAnsi="Arial" w:cs="Arial"/>
          <w:b/>
          <w:bCs/>
        </w:rPr>
        <w:t xml:space="preserve">VI.6. TARTÓS TENDENCIA ÉRTELMEZÉSE</w:t>
      </w:r>
    </w:p>
    <w:p w14:paraId="5BC4D9CA" w14:textId="77777777" w:rsidR="00B95434" w:rsidRPr="00310C01" w:rsidRDefault="00B95434" w:rsidP="005613AE">
      <w:pPr>
        <w:jc w:val="both"/>
        <w:rPr>
          <w:rFonts w:ascii="Arial" w:hAnsi="Arial" w:cs="Arial"/>
        </w:rPr>
      </w:pPr>
    </w:p>
    <w:p w14:paraId="29E41411" w14:textId="7E552FD7" w:rsidR="00B95434" w:rsidRDefault="00B95434" w:rsidP="005613AE">
      <w:pPr>
        <w:jc w:val="both"/>
        <w:rPr>
          <w:rFonts w:ascii="Arial" w:hAnsi="Arial" w:cs="Arial"/>
        </w:rPr>
      </w:pPr>
      <w:r>
        <w:rPr>
          <w:rFonts w:ascii="Arial" w:hAnsi="Arial" w:cs="Arial"/>
        </w:rPr>
        <w:t xml:space="preserve">Amennyiben jogszabály, vagy a számviteli politika más része eltérően nem rendelkezik, úgy tartósnak minősül az adott állapot (jellemzően az eszköz piaci értéke és könyv szerinti értéke közötti különbözet), ha az a múltbeli tények és a jövőbeni várakozások alapján egy éven (365 naptári napon) túli időintervallumban fennáll, valamint – fennállásának időtartamától függetlenül akkor is, ha az az értékeléskor a rendelkezésre álló információk alapján véglegesnek tekinthető.</w:t>
      </w:r>
    </w:p>
    <w:p w14:paraId="2DE2A96B" w14:textId="77777777" w:rsidR="00B95434" w:rsidRDefault="00B95434" w:rsidP="005613AE">
      <w:pPr>
        <w:jc w:val="both"/>
        <w:rPr>
          <w:rFonts w:ascii="Arial" w:hAnsi="Arial" w:cs="Arial"/>
        </w:rPr>
      </w:pPr>
    </w:p>
    <w:p w14:paraId="6B8A2E28" w14:textId="77777777" w:rsidR="00B95434" w:rsidRPr="004F3A17" w:rsidRDefault="00DB5C0D" w:rsidP="005613AE">
      <w:pPr>
        <w:jc w:val="both"/>
        <w:rPr>
          <w:rFonts w:ascii="Arial" w:hAnsi="Arial" w:cs="Arial"/>
          <w:b/>
          <w:bCs/>
        </w:rPr>
      </w:pPr>
      <w:r>
        <w:rPr>
          <w:rFonts w:ascii="Arial" w:hAnsi="Arial" w:cs="Arial"/>
          <w:b/>
          <w:bCs/>
        </w:rPr>
        <w:t>VI.7. KIVÉTELES NAGYSÁG ÉS KIVÉTELES ELŐFORDULÁS ÉRTELMEZÉSE</w:t>
      </w:r>
    </w:p>
    <w:p w14:paraId="2F19AEE4" w14:textId="77777777" w:rsidR="00B95434" w:rsidRPr="004F3A17" w:rsidRDefault="00B95434" w:rsidP="005613AE">
      <w:pPr>
        <w:jc w:val="both"/>
        <w:rPr>
          <w:rFonts w:ascii="Arial" w:hAnsi="Arial" w:cs="Arial"/>
          <w:b/>
          <w:bCs/>
        </w:rPr>
      </w:pPr>
    </w:p>
    <w:p w14:paraId="32E02C19" w14:textId="270151E2" w:rsidR="005D6F36" w:rsidRPr="004F3A17" w:rsidRDefault="005D6F36" w:rsidP="005613AE">
      <w:pPr>
        <w:jc w:val="both"/>
        <w:rPr>
          <w:rFonts w:ascii="Arial" w:hAnsi="Arial" w:cs="Arial"/>
        </w:rPr>
      </w:pPr>
      <w:r>
        <w:rPr>
          <w:rFonts w:ascii="Arial" w:hAnsi="Arial" w:cs="Arial"/>
        </w:rPr>
        <w:t>Kivételes előfordulásúnak minősülnek azok a tételek, amelyek a vállalkozó vagyoni, pénzügyi helyzetének, működése eredményének megbízható és valós bemutatásához a tulajdonosok, a befektetők, a hitelezők számára - tekintettel a vállalkozó sajátosságaira is - szükségesek, de kiemelten a mérlegben, az eredménykimutatásban nem szerepelnek.</w:t>
      </w:r>
    </w:p>
    <w:p w14:paraId="202B609F" w14:textId="77777777" w:rsidR="005D6F36" w:rsidRPr="004F3A17" w:rsidRDefault="005D6F36" w:rsidP="005613AE">
      <w:pPr>
        <w:jc w:val="both"/>
        <w:rPr>
          <w:rFonts w:ascii="Arial" w:hAnsi="Arial" w:cs="Arial"/>
        </w:rPr>
      </w:pPr>
    </w:p>
    <w:p w14:paraId="07572C23" w14:textId="6E1469CA" w:rsidR="00B95434" w:rsidRPr="004F3A17" w:rsidRDefault="00DB5C0D" w:rsidP="005613AE">
      <w:pPr>
        <w:jc w:val="both"/>
        <w:rPr>
          <w:rFonts w:ascii="Arial" w:hAnsi="Arial" w:cs="Arial"/>
        </w:rPr>
      </w:pPr>
      <w:r>
        <w:rPr>
          <w:rFonts w:ascii="Arial" w:hAnsi="Arial" w:cs="Arial"/>
        </w:rPr>
        <w:t xml:space="preserve">Kivételes nagyságúnak minősülnek azok a bevételek, költségek, ráfordítások, amelyek</w:t>
      </w:r>
    </w:p>
    <w:p w14:paraId="3644DCE2" w14:textId="77777777" w:rsidR="00B95434" w:rsidRPr="004F3A17" w:rsidRDefault="00B95434" w:rsidP="005613AE">
      <w:pPr>
        <w:jc w:val="both"/>
        <w:rPr>
          <w:rFonts w:ascii="Arial" w:hAnsi="Arial" w:cs="Arial"/>
        </w:rPr>
      </w:pPr>
    </w:p>
    <w:p w14:paraId="0ADA9D5A" w14:textId="25193FD9" w:rsidR="00B95434" w:rsidRPr="004F3A17" w:rsidRDefault="00DB5C0D" w:rsidP="005613AE">
      <w:pPr>
        <w:jc w:val="both"/>
        <w:rPr>
          <w:rFonts w:ascii="Arial" w:hAnsi="Arial" w:cs="Arial"/>
          <w:color w:val="1F497D"/>
        </w:rPr>
      </w:pPr>
      <w:r>
        <w:rPr>
          <w:rFonts w:ascii="Arial" w:hAnsi="Arial" w:cs="Arial"/>
        </w:rPr>
        <w:t xml:space="preserve">a) összege meghaladja </w:t>
      </w:r>
      <w:r>
        <w:rPr>
          <w:rFonts w:ascii="Arial" w:hAnsi="Arial" w:cs="Arial"/>
          <w:color w:val="1F497D"/>
        </w:rPr>
        <w:t xml:space="preserve">a </w:t>
      </w:r>
      <w:r>
        <w:rPr>
          <w:rFonts w:ascii="Arial" w:hAnsi="Arial" w:cs="Arial"/>
          <w:b/>
          <w:strike/>
          <w:color w:val="C00000"/>
          <w:highlight w:val="yellow"/>
        </w:rPr>
        <w:t>…</w:t>
      </w:r>
      <w:r>
        <w:rPr>
          <w:rFonts w:ascii="Arial" w:hAnsi="Arial" w:cs="Arial"/>
          <w:color w:val="1F497D"/>
        </w:rPr>
        <w:t xml:space="preserve">. EFt-ot vagy ennek megfelelő, a számviteli politikában választott árfolyamon átszámított devizaösszeget, vagy</w:t>
      </w:r>
      <w:r>
        <w:rPr>
          <w:b/>
          <w:strike w:val="0"/>
          <w:color w:val="C00000"/>
          <w:highlight w:val="yellow"/>
        </w:rPr>
        <w:t xml:space="preserve"> [Szv 43. kérdés] </w:t>
      </w:r>
    </w:p>
    <w:p w14:paraId="7FD3319A" w14:textId="77777777" w:rsidR="00B95434" w:rsidRPr="004F3A17" w:rsidRDefault="00B95434" w:rsidP="005613AE">
      <w:pPr>
        <w:jc w:val="both"/>
        <w:rPr>
          <w:rFonts w:ascii="Arial" w:hAnsi="Arial" w:cs="Arial"/>
          <w:color w:val="1F497D"/>
        </w:rPr>
      </w:pPr>
    </w:p>
    <w:p w14:paraId="6422CBB7" w14:textId="77777777" w:rsidR="00B95434" w:rsidRPr="004F3A17" w:rsidRDefault="00DB5C0D" w:rsidP="005613AE">
      <w:pPr>
        <w:jc w:val="both"/>
        <w:rPr>
          <w:rFonts w:ascii="Arial" w:hAnsi="Arial" w:cs="Arial"/>
          <w:color w:val="1F497D"/>
        </w:rPr>
      </w:pPr>
      <w:r>
        <w:rPr>
          <w:rFonts w:ascii="Arial" w:hAnsi="Arial" w:cs="Arial"/>
          <w:color w:val="1F497D"/>
        </w:rPr>
        <w:t xml:space="preserve">b) az előző üzleti évi beszámoló mérlegfordulónapján meglévő saját tőke </w:t>
      </w:r>
      <w:r>
        <w:rPr>
          <w:rFonts w:ascii="Arial" w:hAnsi="Arial" w:cs="Arial"/>
          <w:b/>
          <w:strike/>
          <w:color w:val="C00000"/>
          <w:highlight w:val="yellow"/>
        </w:rPr>
        <w:t>…</w:t>
      </w:r>
      <w:r>
        <w:rPr>
          <w:rFonts w:ascii="Arial" w:hAnsi="Arial" w:cs="Arial"/>
          <w:color w:val="1F497D"/>
        </w:rPr>
        <w:t xml:space="preserve">. százalékát, vagy </w:t>
      </w:r>
      <w:r>
        <w:rPr>
          <w:b/>
          <w:strike w:val="0"/>
          <w:color w:val="C00000"/>
          <w:highlight w:val="yellow"/>
        </w:rPr>
        <w:t xml:space="preserve"> [Szv 43. kérdés] </w:t>
      </w:r>
    </w:p>
    <w:p w14:paraId="25EE258A" w14:textId="77777777" w:rsidR="00B95434" w:rsidRPr="004F3A17" w:rsidRDefault="00B95434" w:rsidP="005613AE">
      <w:pPr>
        <w:jc w:val="both"/>
        <w:rPr>
          <w:rFonts w:ascii="Arial" w:hAnsi="Arial" w:cs="Arial"/>
          <w:color w:val="1F497D"/>
        </w:rPr>
      </w:pPr>
    </w:p>
    <w:p w14:paraId="3C22F4DA" w14:textId="71A92ABF" w:rsidR="00B95434" w:rsidRPr="004F3A17" w:rsidRDefault="00DB5C0D" w:rsidP="005613AE">
      <w:pPr>
        <w:jc w:val="both"/>
      </w:pPr>
      <w:r>
        <w:rPr>
          <w:rFonts w:ascii="Arial" w:hAnsi="Arial" w:cs="Arial"/>
          <w:color w:val="1F497D"/>
        </w:rPr>
        <w:t xml:space="preserve">c) az előző üzleti évi összes bevételének </w:t>
      </w:r>
      <w:r>
        <w:rPr>
          <w:rFonts w:ascii="Arial" w:hAnsi="Arial" w:cs="Arial"/>
          <w:b/>
          <w:strike/>
          <w:color w:val="C00000"/>
          <w:highlight w:val="yellow"/>
        </w:rPr>
        <w:t>…</w:t>
      </w:r>
      <w:r>
        <w:rPr>
          <w:rFonts w:ascii="Arial" w:hAnsi="Arial" w:cs="Arial"/>
          <w:color w:val="1F497D"/>
        </w:rPr>
        <w:t xml:space="preserve">százalékát, illetve az előző üzleti évi összes költség és ráfordítás együttes összegének </w:t>
      </w:r>
      <w:r>
        <w:rPr>
          <w:rFonts w:ascii="Arial" w:hAnsi="Arial" w:cs="Arial"/>
          <w:b/>
          <w:strike/>
          <w:color w:val="C00000"/>
          <w:highlight w:val="yellow"/>
        </w:rPr>
        <w:t>…</w:t>
      </w:r>
      <w:r>
        <w:rPr>
          <w:rFonts w:ascii="Arial" w:hAnsi="Arial" w:cs="Arial"/>
          <w:color w:val="1F497D"/>
        </w:rPr>
        <w:t xml:space="preserve"> százalékát.</w:t>
      </w:r>
      <w:r>
        <w:rPr>
          <w:b/>
          <w:strike w:val="0"/>
          <w:color w:val="C00000"/>
          <w:highlight w:val="yellow"/>
        </w:rPr>
        <w:t xml:space="preserve"> [Szv 43. kérdés] </w:t>
      </w:r>
    </w:p>
    <w:p w14:paraId="2418213E" w14:textId="77777777" w:rsidR="00B95434" w:rsidRPr="004F3A17" w:rsidRDefault="00B95434" w:rsidP="005613AE">
      <w:pPr>
        <w:jc w:val="both"/>
      </w:pPr>
    </w:p>
    <w:p w14:paraId="4CC01D64" w14:textId="77777777" w:rsidR="00B95434" w:rsidRPr="004F3A17" w:rsidRDefault="00DB5C0D" w:rsidP="005613AE">
      <w:pPr>
        <w:jc w:val="both"/>
        <w:rPr>
          <w:rFonts w:ascii="Arial" w:hAnsi="Arial" w:cs="Arial"/>
        </w:rPr>
      </w:pPr>
      <w:r>
        <w:rPr>
          <w:rFonts w:ascii="Arial" w:hAnsi="Arial" w:cs="Arial"/>
        </w:rPr>
        <w:t>[A fenti a)-c) pont együtt vagy önállóan is értelmezhetők.]</w:t>
      </w:r>
    </w:p>
    <w:p w14:paraId="01346551" w14:textId="08BCC73A" w:rsidR="00B95434" w:rsidRDefault="00B95434" w:rsidP="005613AE">
      <w:pPr>
        <w:jc w:val="both"/>
      </w:pPr>
    </w:p>
    <w:p w14:paraId="4D33ABB9" w14:textId="524FC620" w:rsidR="006D6FE5" w:rsidRDefault="006D6FE5" w:rsidP="005613AE">
      <w:pPr>
        <w:jc w:val="both"/>
      </w:pPr>
    </w:p>
    <w:p w14:paraId="5970A55F" w14:textId="77777777" w:rsidR="006D6FE5" w:rsidRPr="004F3A17" w:rsidRDefault="006D6FE5" w:rsidP="005613AE">
      <w:pPr>
        <w:jc w:val="both"/>
      </w:pPr>
    </w:p>
    <w:p w14:paraId="1CD8EFAC" w14:textId="77777777" w:rsidR="00B95434" w:rsidRDefault="00B95434" w:rsidP="005613AE">
      <w:pPr>
        <w:rPr>
          <w:rFonts w:ascii="Arial" w:hAnsi="Arial" w:cs="Arial"/>
        </w:rPr>
      </w:pPr>
    </w:p>
    <w:p w14:paraId="496F6B88" w14:textId="77777777" w:rsidR="00B95434" w:rsidRDefault="00B95434" w:rsidP="005613AE">
      <w:pPr>
        <w:rPr>
          <w:rFonts w:ascii="Arial" w:hAnsi="Arial" w:cs="Arial"/>
          <w:b/>
          <w:bCs/>
        </w:rPr>
      </w:pPr>
      <w:r>
        <w:rPr>
          <w:rFonts w:ascii="Arial" w:hAnsi="Arial" w:cs="Arial"/>
          <w:b/>
          <w:bCs/>
        </w:rPr>
        <w:t>VII. KÖNYVVEZETÉS, BIZONYLATOLÁS, KÖNYVVITELI ZÁRLAT</w:t>
      </w:r>
    </w:p>
    <w:p w14:paraId="527D1646" w14:textId="77777777" w:rsidR="00B95434" w:rsidRDefault="00B95434" w:rsidP="005613AE">
      <w:pPr>
        <w:rPr>
          <w:rFonts w:ascii="Arial" w:hAnsi="Arial" w:cs="Arial"/>
          <w:b/>
          <w:bCs/>
        </w:rPr>
      </w:pPr>
    </w:p>
    <w:p w14:paraId="23CC5B6A" w14:textId="77777777" w:rsidR="00B95434" w:rsidRDefault="00B95434" w:rsidP="005613AE">
      <w:pPr>
        <w:rPr>
          <w:rFonts w:ascii="Arial" w:hAnsi="Arial" w:cs="Arial"/>
          <w:b/>
          <w:bCs/>
        </w:rPr>
      </w:pPr>
      <w:r>
        <w:rPr>
          <w:rFonts w:ascii="Arial" w:hAnsi="Arial" w:cs="Arial"/>
          <w:b/>
          <w:bCs/>
        </w:rPr>
        <w:t>VII.1. KÖNYVVEZETÉS MÓDJA, PÉNZNEME, ESZKÖZE</w:t>
      </w:r>
    </w:p>
    <w:p w14:paraId="71DBBF21" w14:textId="77777777" w:rsidR="00B95434" w:rsidRPr="006B68D0" w:rsidRDefault="00B95434" w:rsidP="005613AE">
      <w:pPr>
        <w:jc w:val="both"/>
        <w:rPr>
          <w:rFonts w:ascii="Arial" w:hAnsi="Arial" w:cs="Arial"/>
        </w:rPr>
      </w:pPr>
    </w:p>
    <w:p w14:paraId="3E197EA6" w14:textId="5C358AE7" w:rsidR="00B95434" w:rsidRPr="007E1818" w:rsidRDefault="00B95434" w:rsidP="005613AE">
      <w:pPr>
        <w:jc w:val="both"/>
        <w:rPr>
          <w:rFonts w:ascii="Arial" w:hAnsi="Arial" w:cs="Arial"/>
        </w:rPr>
      </w:pPr>
      <w:r>
        <w:rPr>
          <w:rFonts w:ascii="Arial" w:hAnsi="Arial" w:cs="Arial"/>
        </w:rPr>
        <w:t xml:space="preserve">A Vállalkozás a könyveit </w:t>
      </w:r>
      <w:r>
        <w:rPr>
          <w:rFonts w:ascii="Arial" w:hAnsi="Arial" w:cs="Arial"/>
          <w:b/>
          <w:bCs/>
        </w:rPr>
        <w:t>magyar nyelven</w:t>
      </w:r>
      <w:r>
        <w:rPr>
          <w:rFonts w:ascii="Arial" w:hAnsi="Arial" w:cs="Arial"/>
        </w:rPr>
        <w:t xml:space="preserve">, a </w:t>
      </w:r>
      <w:r>
        <w:rPr>
          <w:rFonts w:ascii="Arial" w:hAnsi="Arial" w:cs="Arial"/>
          <w:b/>
          <w:bCs/>
        </w:rPr>
        <w:t>kettős könyvvitel</w:t>
      </w:r>
      <w:r>
        <w:rPr>
          <w:rFonts w:ascii="Arial" w:hAnsi="Arial" w:cs="Arial"/>
        </w:rPr>
        <w:t xml:space="preserve"> elvei és szabályai szerint vezeti. Ennek során a kezelésében, a használatában, illetve a tulajdonában lévő eszközökről és azok forrásairól, továbbá a gazdasági műveletekről olyan könyvviteli nyilvántartást vezet, amely az eszközökben (aktívákban) és a forrásokban (passzívákban) bekövetkezett változásokat a valóságnak megfelelően, folyamatosan, zárt rendszerben, áttekinthetően mutatja.</w:t>
      </w:r>
    </w:p>
    <w:p w14:paraId="731C8B28" w14:textId="77777777" w:rsidR="00B95434" w:rsidRPr="007E1818" w:rsidRDefault="00B95434" w:rsidP="005613AE">
      <w:pPr>
        <w:jc w:val="both"/>
        <w:rPr>
          <w:rFonts w:ascii="Arial" w:hAnsi="Arial" w:cs="Arial"/>
        </w:rPr>
      </w:pPr>
    </w:p>
    <w:p w14:paraId="29136A1B" w14:textId="77777777" w:rsidR="00B95434" w:rsidRPr="007E1818" w:rsidRDefault="00B95434" w:rsidP="005613AE">
      <w:pPr>
        <w:jc w:val="both"/>
        <w:rPr>
          <w:rFonts w:ascii="Arial" w:hAnsi="Arial" w:cs="Arial"/>
        </w:rPr>
      </w:pPr>
      <w:r>
        <w:rPr>
          <w:rFonts w:ascii="Arial" w:hAnsi="Arial" w:cs="Arial"/>
        </w:rPr>
        <w:t xml:space="preserve">A létesítő okiratban a jegyzett tőke meghatározására rögzített pénznem a forint, ez a beszámoló pénzneme. Ennek megfelelően a könyvek vezetése és a beszámoló elkészítése </w:t>
      </w:r>
      <w:r>
        <w:rPr>
          <w:rFonts w:ascii="Arial" w:hAnsi="Arial" w:cs="Arial"/>
          <w:b/>
          <w:bCs/>
        </w:rPr>
        <w:t xml:space="preserve">a beszámoló pénznemében, azaz </w:t>
      </w:r>
      <w:r>
        <w:rPr>
          <w:rFonts w:ascii="Arial" w:hAnsi="Arial" w:cs="Arial"/>
          <w:b/>
          <w:bCs/>
          <w:color w:val="1F497D"/>
        </w:rPr>
        <w:t>forintban</w:t>
      </w:r>
      <w:r>
        <w:rPr>
          <w:rFonts w:ascii="Arial" w:hAnsi="Arial" w:cs="Arial"/>
        </w:rPr>
        <w:t xml:space="preserve"> történik. </w:t>
      </w:r>
    </w:p>
    <w:p w14:paraId="545A4BEB" w14:textId="77777777" w:rsidR="004F3A17" w:rsidRDefault="004F3A17" w:rsidP="005613AE">
      <w:pPr>
        <w:jc w:val="both"/>
        <w:rPr>
          <w:rFonts w:ascii="Arial" w:hAnsi="Arial" w:cs="Arial"/>
        </w:rPr>
      </w:pPr>
    </w:p>
    <w:p w14:paraId="68DA48ED" w14:textId="3DBE9B58" w:rsidR="00B95434" w:rsidRPr="007E1818" w:rsidRDefault="00B95434" w:rsidP="005613AE">
      <w:pPr>
        <w:jc w:val="both"/>
        <w:rPr>
          <w:rFonts w:ascii="Arial" w:hAnsi="Arial" w:cs="Arial"/>
        </w:rPr>
      </w:pPr>
      <w:r>
        <w:rPr>
          <w:rFonts w:ascii="Arial" w:hAnsi="Arial" w:cs="Arial"/>
        </w:rPr>
        <w:t xml:space="preserve">Az idegen pénznemben meghatározott gazdasági események a főkönyvi könyvelésben </w:t>
      </w:r>
      <w:r>
        <w:rPr>
          <w:rFonts w:ascii="Arial" w:hAnsi="Arial" w:cs="Arial"/>
          <w:color w:val="1F497D"/>
        </w:rPr>
        <w:t>forintban,</w:t>
      </w:r>
      <w:r>
        <w:rPr>
          <w:rFonts w:ascii="Arial" w:hAnsi="Arial" w:cs="Arial"/>
        </w:rPr>
        <w:t xml:space="preserve"> az analitikus nyilvántartásokban pedig mind a felmerülés </w:t>
        <w:lastRenderedPageBreak/>
        <w:t xml:space="preserve">pénznemében, mind </w:t>
      </w:r>
      <w:r>
        <w:rPr>
          <w:rFonts w:ascii="Arial" w:hAnsi="Arial" w:cs="Arial"/>
          <w:color w:val="1F497D"/>
        </w:rPr>
        <w:t>forintban</w:t>
      </w:r>
      <w:r>
        <w:rPr>
          <w:rFonts w:ascii="Arial" w:hAnsi="Arial" w:cs="Arial"/>
        </w:rPr>
        <w:t xml:space="preserve"> rögzítésre kerülnek. Az átszámításra vonatkozó szabályokat a jelen számviteli politika értékelési szabályzata tartalmazza.</w:t>
      </w:r>
    </w:p>
    <w:p w14:paraId="192C9201" w14:textId="77777777" w:rsidR="00B95434" w:rsidRPr="007E1818" w:rsidRDefault="00B95434" w:rsidP="005613AE">
      <w:pPr>
        <w:jc w:val="both"/>
        <w:rPr>
          <w:rFonts w:ascii="Arial" w:hAnsi="Arial" w:cs="Arial"/>
        </w:rPr>
      </w:pPr>
    </w:p>
    <w:p w14:paraId="5DE9E509" w14:textId="0D1E9D0F" w:rsidR="00B95434" w:rsidRDefault="00B95434" w:rsidP="005613AE">
      <w:pPr>
        <w:jc w:val="both"/>
        <w:rPr>
          <w:rFonts w:ascii="Arial" w:hAnsi="Arial" w:cs="Arial"/>
        </w:rPr>
      </w:pPr>
      <w:r>
        <w:rPr>
          <w:rFonts w:ascii="Arial" w:hAnsi="Arial" w:cs="Arial"/>
        </w:rPr>
        <w:t xml:space="preserve">A </w:t>
      </w:r>
      <w:r>
        <w:rPr>
          <w:rFonts w:ascii="Arial" w:hAnsi="Arial" w:cs="Arial"/>
          <w:b/>
          <w:bCs/>
        </w:rPr>
        <w:t xml:space="preserve">könyvviteli nyilvántartásunk</w:t>
      </w:r>
      <w:r>
        <w:rPr>
          <w:rFonts w:ascii="Arial" w:hAnsi="Arial" w:cs="Arial"/>
        </w:rPr>
        <w:t xml:space="preserve"> zárt rendszerben biztosítja a főkönyvi könyvelés, az analitikus nyilvántartások és a bizonylatok adatai közötti egyeztetés és ellenőrzés lehetőségét, magyar nyelven megjelenítve az összes - a vagyoni, pénzügyi, jövedelmi helyzetre kiható - gazdasági eseményt.</w:t>
      </w:r>
    </w:p>
    <w:p w14:paraId="71047EB5" w14:textId="77777777" w:rsidR="00B95434" w:rsidRDefault="00B95434" w:rsidP="005613AE">
      <w:pPr>
        <w:jc w:val="both"/>
        <w:rPr>
          <w:rFonts w:ascii="Arial" w:hAnsi="Arial" w:cs="Arial"/>
        </w:rPr>
      </w:pPr>
    </w:p>
    <w:p w14:paraId="547DC9EF"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könyvek vezetése</w:t>
      </w:r>
      <w:r>
        <w:rPr>
          <w:rFonts w:ascii="Arial" w:hAnsi="Arial" w:cs="Arial"/>
        </w:rPr>
        <w:t xml:space="preserve">, a főkönyvi és analitikus könyvelés </w:t>
      </w:r>
      <w:r>
        <w:rPr>
          <w:rFonts w:ascii="Arial" w:hAnsi="Arial" w:cs="Arial"/>
          <w:color w:val="0000FF"/>
        </w:rPr>
        <w:t>kereskedelmi forgalomban beszerzett / egyedileg fejlesztett</w:t>
      </w:r>
      <w:r>
        <w:rPr>
          <w:rFonts w:ascii="Arial" w:hAnsi="Arial" w:cs="Arial"/>
        </w:rPr>
        <w:t xml:space="preserve"> könyvelőprogram használatával történik. </w:t>
      </w:r>
    </w:p>
    <w:p w14:paraId="45A9D81B" w14:textId="77777777" w:rsidR="00CE0E0C" w:rsidRDefault="00CE0E0C" w:rsidP="005613AE">
      <w:pPr>
        <w:jc w:val="both"/>
        <w:rPr>
          <w:rFonts w:ascii="Arial" w:hAnsi="Arial" w:cs="Arial"/>
        </w:rPr>
      </w:pPr>
    </w:p>
    <w:p w14:paraId="78B8AA1E" w14:textId="7752FC66" w:rsidR="00B95434" w:rsidRPr="006D6FE5" w:rsidRDefault="00B95434" w:rsidP="005613AE">
      <w:pPr>
        <w:jc w:val="both"/>
        <w:rPr>
          <w:rFonts w:ascii="Arial" w:hAnsi="Arial" w:cs="Arial"/>
          <w:color w:val="0070C0"/>
        </w:rPr>
      </w:pPr>
      <w:r>
        <w:rPr>
          <w:rFonts w:ascii="Arial" w:hAnsi="Arial" w:cs="Arial"/>
          <w:color w:val="0070C0"/>
        </w:rPr>
        <w:t xml:space="preserve">A könyvelőprogram megnevezése, gyártója, főbb jellemzői, a könyvvezetés főbb technikai jellemzői az alábbiak: </w:t>
      </w:r>
      <w:r>
        <w:rPr>
          <w:rFonts w:ascii="Arial" w:hAnsi="Arial" w:cs="Arial"/>
          <w:b/>
          <w:strike/>
          <w:color w:val="C00000"/>
          <w:highlight w:val="yellow"/>
        </w:rPr>
        <w:t>...........</w:t>
      </w:r>
      <w:r>
        <w:rPr>
          <w:rFonts w:ascii="Arial" w:hAnsi="Arial" w:cs="Arial"/>
          <w:color w:val="0070C0"/>
        </w:rPr>
      </w:r>
      <w:r>
        <w:rPr>
          <w:b/>
          <w:strike w:val="0"/>
          <w:color w:val="C00000"/>
          <w:highlight w:val="yellow"/>
        </w:rPr>
        <w:t xml:space="preserve"> [Szv 44. kérdés] </w:t>
      </w:r>
    </w:p>
    <w:p w14:paraId="5F632800" w14:textId="77777777" w:rsidR="00B95434" w:rsidRPr="006D6FE5" w:rsidRDefault="00B95434" w:rsidP="005613AE">
      <w:pPr>
        <w:jc w:val="both"/>
        <w:rPr>
          <w:rFonts w:ascii="Arial" w:hAnsi="Arial" w:cs="Arial"/>
          <w:color w:val="0070C0"/>
        </w:rPr>
      </w:pPr>
    </w:p>
    <w:p w14:paraId="7A025F70" w14:textId="034BE0FD" w:rsidR="00B95434" w:rsidRPr="006D6FE5" w:rsidRDefault="00B95434" w:rsidP="005613AE">
      <w:pPr>
        <w:jc w:val="both"/>
        <w:rPr>
          <w:rFonts w:ascii="Arial" w:hAnsi="Arial" w:cs="Arial"/>
          <w:color w:val="0070C0"/>
        </w:rPr>
      </w:pPr>
      <w:r>
        <w:rPr>
          <w:rFonts w:ascii="Arial" w:hAnsi="Arial" w:cs="Arial"/>
          <w:color w:val="0070C0"/>
        </w:rPr>
        <w:t xml:space="preserve">A könyvvezetésért felelős személy: </w:t>
      </w:r>
      <w:r>
        <w:rPr>
          <w:rFonts w:ascii="Arial" w:hAnsi="Arial" w:cs="Arial"/>
          <w:b/>
          <w:strike/>
          <w:color w:val="C00000"/>
          <w:highlight w:val="yellow"/>
        </w:rPr>
        <w:t>…………………</w:t>
      </w:r>
      <w:r>
        <w:rPr>
          <w:rFonts w:ascii="Arial" w:hAnsi="Arial" w:cs="Arial"/>
          <w:color w:val="0070C0"/>
        </w:rPr>
        <w:t>.</w:t>
      </w:r>
      <w:r>
        <w:rPr>
          <w:b/>
          <w:strike w:val="0"/>
          <w:color w:val="C00000"/>
          <w:highlight w:val="yellow"/>
        </w:rPr>
        <w:t xml:space="preserve"> [Szv 32. kérdés] </w:t>
      </w:r>
    </w:p>
    <w:p w14:paraId="48144AEA" w14:textId="77777777" w:rsidR="00B95434" w:rsidRDefault="00B95434" w:rsidP="005613AE">
      <w:pPr>
        <w:jc w:val="both"/>
        <w:rPr>
          <w:rFonts w:ascii="Arial" w:hAnsi="Arial" w:cs="Arial"/>
        </w:rPr>
      </w:pPr>
    </w:p>
    <w:p w14:paraId="4D8ADD55" w14:textId="77777777" w:rsidR="00B95434" w:rsidRPr="00272FD6" w:rsidRDefault="00B95434" w:rsidP="005613AE">
      <w:pPr>
        <w:jc w:val="both"/>
        <w:rPr>
          <w:rFonts w:ascii="Arial" w:hAnsi="Arial" w:cs="Arial"/>
          <w:b/>
          <w:bCs/>
        </w:rPr>
      </w:pPr>
      <w:r>
        <w:rPr>
          <w:rFonts w:ascii="Arial" w:hAnsi="Arial" w:cs="Arial"/>
          <w:b/>
          <w:bCs/>
        </w:rPr>
        <w:t>VII.2. KÖLTSÉGELSZÁMOLÁS VÁLASZTOTT MÓDJA</w:t>
      </w:r>
    </w:p>
    <w:p w14:paraId="6359D60D" w14:textId="77777777" w:rsidR="00B95434" w:rsidRDefault="00B95434" w:rsidP="005613AE">
      <w:pPr>
        <w:jc w:val="both"/>
        <w:rPr>
          <w:rFonts w:ascii="Arial" w:hAnsi="Arial" w:cs="Arial"/>
        </w:rPr>
      </w:pPr>
    </w:p>
    <w:p w14:paraId="08759834" w14:textId="03CEACCF" w:rsidR="00B95434" w:rsidRPr="00272FD6" w:rsidRDefault="00B95434" w:rsidP="006F19BF">
      <w:pPr>
        <w:jc w:val="both"/>
        <w:rPr>
          <w:rFonts w:ascii="Arial" w:hAnsi="Arial" w:cs="Arial"/>
          <w:color w:val="0000FF"/>
        </w:rPr>
      </w:pPr>
      <w:r>
        <w:rPr>
          <w:rFonts w:ascii="Arial" w:hAnsi="Arial" w:cs="Arial"/>
          <w:color w:val="0000FF"/>
        </w:rPr>
        <w:t xml:space="preserve">Vállalkozásunk a könyvvezetésében a költségeket csak az 5. számlaosztályban, költségnemenként számolja el. </w:t>
      </w:r>
    </w:p>
    <w:p w14:paraId="225CB073" w14:textId="77777777" w:rsidR="00B95434" w:rsidRPr="000C191C" w:rsidRDefault="00B95434" w:rsidP="005613AE">
      <w:pPr>
        <w:jc w:val="both"/>
        <w:rPr>
          <w:rFonts w:ascii="Arial" w:hAnsi="Arial" w:cs="Arial"/>
          <w:color w:val="FF0000"/>
        </w:rPr>
      </w:pPr>
    </w:p>
    <w:p w14:paraId="58E9F009"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1AA7551" w14:textId="77777777" w:rsidR="00B95434" w:rsidRPr="00272FD6" w:rsidRDefault="00B95434" w:rsidP="005613AE">
      <w:pPr>
        <w:jc w:val="both"/>
        <w:rPr>
          <w:rFonts w:ascii="Arial" w:hAnsi="Arial" w:cs="Arial"/>
          <w:color w:val="0000FF"/>
        </w:rPr>
      </w:pPr>
    </w:p>
    <w:p w14:paraId="23637B6B" w14:textId="49D95257" w:rsidR="00B95434" w:rsidRPr="00272FD6" w:rsidRDefault="00B95434" w:rsidP="005613AE">
      <w:pPr>
        <w:jc w:val="both"/>
        <w:rPr>
          <w:rFonts w:ascii="Arial" w:hAnsi="Arial" w:cs="Arial"/>
          <w:color w:val="0000FF"/>
        </w:rPr>
      </w:pPr>
      <w:r>
        <w:rPr>
          <w:rFonts w:ascii="Arial" w:hAnsi="Arial" w:cs="Arial"/>
          <w:color w:val="0000FF"/>
        </w:rPr>
        <w:t xml:space="preserve">Vállalkozásunk a könyvvezetésében a költségeket elsődlegesen az 5. számlaosztályban költségnemenként, másodlagosan a 6-7. számlaosztályokban költséghely-költségviselőnként számolja el.</w:t>
      </w:r>
    </w:p>
    <w:p w14:paraId="3A828D4A" w14:textId="77777777" w:rsidR="00B95434" w:rsidRPr="00272FD6" w:rsidRDefault="00B95434" w:rsidP="005613AE">
      <w:pPr>
        <w:jc w:val="both"/>
        <w:rPr>
          <w:rFonts w:ascii="Arial" w:hAnsi="Arial" w:cs="Arial"/>
          <w:color w:val="0000FF"/>
        </w:rPr>
      </w:pPr>
    </w:p>
    <w:p w14:paraId="3D732C6B" w14:textId="77777777" w:rsidR="00B95434" w:rsidRPr="000C191C" w:rsidRDefault="00B95434" w:rsidP="005613AE">
      <w:pPr>
        <w:jc w:val="both"/>
        <w:rPr>
          <w:rFonts w:ascii="Arial" w:hAnsi="Arial" w:cs="Arial"/>
          <w:color w:val="FF0000"/>
        </w:rPr>
      </w:pPr>
      <w:r>
        <w:rPr>
          <w:rFonts w:ascii="Arial" w:hAnsi="Arial" w:cs="Arial"/>
          <w:color w:val="FF0000"/>
        </w:rPr>
        <w:t>VAGY</w:t>
      </w:r>
    </w:p>
    <w:p w14:paraId="067BEB3A" w14:textId="77777777" w:rsidR="00B95434" w:rsidRPr="00272FD6" w:rsidRDefault="00B95434" w:rsidP="005613AE">
      <w:pPr>
        <w:jc w:val="both"/>
        <w:rPr>
          <w:rFonts w:ascii="Arial" w:hAnsi="Arial" w:cs="Arial"/>
          <w:color w:val="0000FF"/>
        </w:rPr>
      </w:pPr>
    </w:p>
    <w:p w14:paraId="5AFBC831" w14:textId="3CEFCFC2" w:rsidR="00B95434" w:rsidRPr="00272FD6" w:rsidRDefault="00B95434" w:rsidP="005613AE">
      <w:pPr>
        <w:jc w:val="both"/>
        <w:rPr>
          <w:rFonts w:ascii="Arial" w:hAnsi="Arial" w:cs="Arial"/>
          <w:color w:val="0000FF"/>
        </w:rPr>
      </w:pPr>
      <w:r>
        <w:rPr>
          <w:rFonts w:ascii="Arial" w:hAnsi="Arial" w:cs="Arial"/>
          <w:color w:val="0000FF"/>
        </w:rPr>
        <w:t xml:space="preserve">Vállalkozásunk a könyvvezetésében a költségeket elsődlegesen a 6-7. számlaosztályokban költséghely-költségviselőnként, másodlagosan az 5. számlaosztályban költségnemenként számolja el.</w:t>
      </w:r>
    </w:p>
    <w:p w14:paraId="083BDB84" w14:textId="51850EFE" w:rsidR="00B95434" w:rsidRDefault="00B95434" w:rsidP="005613AE">
      <w:pPr>
        <w:jc w:val="both"/>
        <w:rPr>
          <w:rFonts w:ascii="Arial" w:hAnsi="Arial" w:cs="Arial"/>
        </w:rPr>
      </w:pPr>
    </w:p>
    <w:p w14:paraId="789D0C2C" w14:textId="3BE8F563" w:rsidR="006D6FE5" w:rsidRDefault="006D6FE5" w:rsidP="005613AE">
      <w:pPr>
        <w:jc w:val="both"/>
        <w:rPr>
          <w:rFonts w:ascii="Arial" w:hAnsi="Arial" w:cs="Arial"/>
        </w:rPr>
      </w:pPr>
    </w:p>
    <w:p w14:paraId="731AA51D" w14:textId="77777777" w:rsidR="006D6FE5" w:rsidRDefault="006D6FE5" w:rsidP="005613AE">
      <w:pPr>
        <w:jc w:val="both"/>
        <w:rPr>
          <w:rFonts w:ascii="Arial" w:hAnsi="Arial" w:cs="Arial"/>
        </w:rPr>
      </w:pPr>
    </w:p>
    <w:p w14:paraId="7B611703" w14:textId="77777777" w:rsidR="00B95434" w:rsidRPr="00272FD6" w:rsidRDefault="00B95434" w:rsidP="005613AE">
      <w:pPr>
        <w:rPr>
          <w:rFonts w:ascii="Arial" w:hAnsi="Arial" w:cs="Arial"/>
          <w:b/>
          <w:bCs/>
        </w:rPr>
      </w:pPr>
      <w:r>
        <w:rPr>
          <w:rFonts w:ascii="Arial" w:hAnsi="Arial" w:cs="Arial"/>
          <w:b/>
          <w:bCs/>
        </w:rPr>
        <w:t>VII.3. BIZONYLATI ELV ÉS BIZONYLATI FEGYELEM, A SZÁMVITELI BIZONYLATOK</w:t>
      </w:r>
    </w:p>
    <w:p w14:paraId="56BCD9E8" w14:textId="77777777" w:rsidR="00B95434" w:rsidRDefault="00B95434" w:rsidP="005613AE">
      <w:pPr>
        <w:jc w:val="both"/>
        <w:rPr>
          <w:rFonts w:ascii="Arial" w:hAnsi="Arial" w:cs="Arial"/>
        </w:rPr>
      </w:pPr>
    </w:p>
    <w:p w14:paraId="26007106" w14:textId="77777777" w:rsidR="00B95434" w:rsidRPr="00563D9A" w:rsidRDefault="00B95434" w:rsidP="005613AE">
      <w:pPr>
        <w:jc w:val="both"/>
        <w:rPr>
          <w:rFonts w:ascii="Arial" w:hAnsi="Arial" w:cs="Arial"/>
          <w:b/>
          <w:bCs/>
        </w:rPr>
      </w:pPr>
      <w:r>
        <w:rPr>
          <w:rFonts w:ascii="Arial" w:hAnsi="Arial" w:cs="Arial"/>
          <w:b/>
          <w:bCs/>
        </w:rPr>
        <w:t>VII.3.1. Bizonylatkiállítás, szabályszerűség</w:t>
      </w:r>
    </w:p>
    <w:p w14:paraId="79FCC18D" w14:textId="77777777" w:rsidR="00B95434" w:rsidRDefault="00B95434" w:rsidP="005613AE">
      <w:pPr>
        <w:jc w:val="both"/>
        <w:rPr>
          <w:rFonts w:ascii="Arial" w:hAnsi="Arial" w:cs="Arial"/>
        </w:rPr>
      </w:pPr>
    </w:p>
    <w:p w14:paraId="709A3E46" w14:textId="77777777" w:rsidR="00B95434" w:rsidRDefault="00B95434" w:rsidP="005613AE">
      <w:pPr>
        <w:jc w:val="both"/>
        <w:rPr>
          <w:rFonts w:ascii="Arial" w:hAnsi="Arial" w:cs="Arial"/>
        </w:rPr>
      </w:pPr>
      <w:r>
        <w:rPr>
          <w:rFonts w:ascii="Arial" w:hAnsi="Arial" w:cs="Arial"/>
        </w:rPr>
        <w:t xml:space="preserve">Minden gazdasági műveletről, eseményről, amely az eszközök, illetve az eszközök forrásának állományát vagy összetételét megváltoztatja, </w:t>
      </w:r>
      <w:r>
        <w:rPr>
          <w:rFonts w:ascii="Arial" w:hAnsi="Arial" w:cs="Arial"/>
          <w:b/>
          <w:bCs/>
        </w:rPr>
        <w:t>bizonylatot kell kiállítani</w:t>
      </w:r>
      <w:r>
        <w:rPr>
          <w:rFonts w:ascii="Arial" w:hAnsi="Arial" w:cs="Arial"/>
        </w:rPr>
        <w:t>, a szabályszerűen kiállított bizonylatok adatait pedig a könyvviteli nyilvántartásokban rögzíteni kell.</w:t>
      </w:r>
    </w:p>
    <w:p w14:paraId="6853ED9A" w14:textId="77777777" w:rsidR="00B95434" w:rsidRPr="0094114A" w:rsidRDefault="00B95434" w:rsidP="005613AE">
      <w:pPr>
        <w:jc w:val="both"/>
        <w:rPr>
          <w:rFonts w:ascii="Arial" w:hAnsi="Arial" w:cs="Arial"/>
        </w:rPr>
      </w:pPr>
    </w:p>
    <w:p w14:paraId="76CF159E" w14:textId="77777777" w:rsidR="00B95434" w:rsidRDefault="00B95434" w:rsidP="005613AE">
      <w:pPr>
        <w:jc w:val="both"/>
        <w:rPr>
          <w:rFonts w:ascii="Arial" w:hAnsi="Arial" w:cs="Arial"/>
        </w:rPr>
      </w:pPr>
      <w:r>
        <w:rPr>
          <w:rFonts w:ascii="Arial" w:hAnsi="Arial" w:cs="Arial"/>
        </w:rPr>
        <w:t xml:space="preserve">A számviteli (könyvviteli) nyilvántartásokba csak szabályszerűen kiállított bizonylat alapján szabad adatokat bejegyezni. </w:t>
      </w:r>
    </w:p>
    <w:p w14:paraId="017D4517" w14:textId="603D34AE" w:rsidR="00B95434" w:rsidRDefault="00B95434" w:rsidP="005613AE">
      <w:pPr>
        <w:jc w:val="both"/>
        <w:rPr>
          <w:rFonts w:ascii="Arial" w:hAnsi="Arial" w:cs="Arial"/>
        </w:rPr>
      </w:pPr>
    </w:p>
    <w:p w14:paraId="3DD02C0B" w14:textId="77777777" w:rsidR="00B95434" w:rsidRDefault="00B95434" w:rsidP="005613AE">
      <w:pPr>
        <w:jc w:val="both"/>
        <w:rPr>
          <w:rFonts w:ascii="Arial" w:hAnsi="Arial" w:cs="Arial"/>
        </w:rPr>
      </w:pPr>
      <w:r>
        <w:rPr>
          <w:rFonts w:ascii="Arial" w:hAnsi="Arial" w:cs="Arial"/>
          <w:b/>
          <w:bCs/>
        </w:rPr>
        <w:t>Szabályszerű az a bizonylat</w:t>
      </w:r>
      <w:r>
        <w:rPr>
          <w:rFonts w:ascii="Arial" w:hAnsi="Arial" w:cs="Arial"/>
        </w:rPr>
        <w:t xml:space="preserve">, amely </w:t>
      </w:r>
    </w:p>
    <w:p w14:paraId="76366DAC" w14:textId="77777777" w:rsidR="00B95434" w:rsidRDefault="00B95434">
      <w:pPr>
        <w:numPr>
          <w:ilvl w:val="0"/>
          <w:numId w:val="4"/>
        </w:numPr>
        <w:spacing w:before="120"/>
        <w:ind w:left="714" w:hanging="357"/>
        <w:rPr>
          <w:rFonts w:ascii="Arial" w:hAnsi="Arial" w:cs="Arial"/>
        </w:rPr>
      </w:pPr>
      <w:r>
        <w:rPr>
          <w:rFonts w:ascii="Arial" w:hAnsi="Arial" w:cs="Arial"/>
        </w:rPr>
        <w:lastRenderedPageBreak/>
        <w:t xml:space="preserve">az adott gazdasági műveletre (eseményre) vonatkozóan a könyvvitelben rögzítendő </w:t>
      </w:r>
    </w:p>
    <w:p w14:paraId="211A5653" w14:textId="77777777" w:rsidR="00B95434" w:rsidRDefault="00B95434">
      <w:pPr>
        <w:numPr>
          <w:ilvl w:val="0"/>
          <w:numId w:val="4"/>
        </w:numPr>
        <w:spacing w:before="120"/>
        <w:ind w:left="714" w:hanging="357"/>
        <w:rPr>
          <w:rFonts w:ascii="Arial" w:hAnsi="Arial" w:cs="Arial"/>
        </w:rPr>
      </w:pPr>
      <w:r>
        <w:rPr>
          <w:rFonts w:ascii="Arial" w:hAnsi="Arial" w:cs="Arial"/>
        </w:rPr>
        <w:t xml:space="preserve">és a más jogszabályban előírt adatokat a valóságnak megfelelően, hiánytalanul tartalmazza, </w:t>
      </w:r>
    </w:p>
    <w:p w14:paraId="0A6E64EE" w14:textId="77777777" w:rsidR="00B95434" w:rsidRDefault="00B95434">
      <w:pPr>
        <w:numPr>
          <w:ilvl w:val="0"/>
          <w:numId w:val="4"/>
        </w:numPr>
        <w:spacing w:before="120"/>
        <w:ind w:left="714" w:hanging="357"/>
        <w:rPr>
          <w:rFonts w:ascii="Arial" w:hAnsi="Arial" w:cs="Arial"/>
        </w:rPr>
      </w:pPr>
      <w:r>
        <w:rPr>
          <w:rFonts w:ascii="Arial" w:hAnsi="Arial" w:cs="Arial"/>
        </w:rPr>
        <w:t xml:space="preserve">megfelel a bizonylat általános alaki és tartalmi követelményeinek, és amelyet </w:t>
      </w:r>
    </w:p>
    <w:p w14:paraId="4822A978" w14:textId="77777777" w:rsidR="00B95434" w:rsidRDefault="00B95434">
      <w:pPr>
        <w:numPr>
          <w:ilvl w:val="0"/>
          <w:numId w:val="4"/>
        </w:numPr>
        <w:spacing w:before="120"/>
        <w:ind w:left="714" w:hanging="357"/>
        <w:rPr>
          <w:rFonts w:ascii="Arial" w:hAnsi="Arial" w:cs="Arial"/>
        </w:rPr>
      </w:pPr>
      <w:r>
        <w:rPr>
          <w:rFonts w:ascii="Arial" w:hAnsi="Arial" w:cs="Arial"/>
        </w:rPr>
        <w:t>hiba esetén előírásszerűen javítottak.</w:t>
      </w:r>
    </w:p>
    <w:p w14:paraId="74CC4478" w14:textId="77777777" w:rsidR="00B95434" w:rsidRDefault="00B95434" w:rsidP="005613AE">
      <w:pPr>
        <w:jc w:val="both"/>
        <w:rPr>
          <w:rFonts w:ascii="Arial" w:hAnsi="Arial" w:cs="Arial"/>
        </w:rPr>
      </w:pPr>
    </w:p>
    <w:p w14:paraId="5B6BB4AA" w14:textId="77777777" w:rsidR="00B95434" w:rsidRDefault="00B95434" w:rsidP="005613AE">
      <w:pPr>
        <w:jc w:val="both"/>
        <w:rPr>
          <w:rFonts w:ascii="Arial" w:hAnsi="Arial" w:cs="Arial"/>
          <w:b/>
          <w:bCs/>
        </w:rPr>
      </w:pPr>
      <w:r>
        <w:rPr>
          <w:rFonts w:ascii="Arial" w:hAnsi="Arial" w:cs="Arial"/>
          <w:b/>
          <w:bCs/>
        </w:rPr>
        <w:t>VII.3.2. Számviteli bizonylatok</w:t>
      </w:r>
    </w:p>
    <w:p w14:paraId="4DFECE60" w14:textId="77777777" w:rsidR="00B95434" w:rsidRPr="00563D9A" w:rsidRDefault="00B95434" w:rsidP="005613AE">
      <w:pPr>
        <w:jc w:val="both"/>
        <w:rPr>
          <w:rFonts w:ascii="Arial" w:hAnsi="Arial" w:cs="Arial"/>
          <w:b/>
          <w:bCs/>
        </w:rPr>
      </w:pPr>
    </w:p>
    <w:p w14:paraId="434012F0" w14:textId="77777777" w:rsidR="00B95434" w:rsidRDefault="00B95434" w:rsidP="005613AE">
      <w:pPr>
        <w:jc w:val="both"/>
        <w:rPr>
          <w:rFonts w:ascii="Arial" w:hAnsi="Arial" w:cs="Arial"/>
        </w:rPr>
      </w:pPr>
      <w:r>
        <w:rPr>
          <w:rFonts w:ascii="Arial" w:hAnsi="Arial" w:cs="Arial"/>
          <w:b/>
          <w:bCs/>
        </w:rPr>
        <w:t>Számviteli bizonylat</w:t>
      </w:r>
      <w:r>
        <w:rPr>
          <w:rFonts w:ascii="Arial" w:hAnsi="Arial" w:cs="Arial"/>
        </w:rPr>
        <w:t xml:space="preserve"> minden olyan, a gazdálkodó által kiállított, készített, illetve a gazdálkodóval üzleti vagy egyéb kapcsolatban álló természetes személy vagy más gazdálkodó által kiállított, készített okmány (számla, szerződés, megállapodás, kimutatás, hitelintézeti bizonylat, bankkivonat, jogszabályi rendelkezés, egyéb ilyennek minősíthető irat) – függetlenül annak nyomdai vagy egyéb előállítási módjától –, amely a gazdasági esemény számviteli elszámolását (nyilvántartását) támasztja alá.</w:t>
      </w:r>
    </w:p>
    <w:p w14:paraId="0C2367C5" w14:textId="77777777" w:rsidR="00B95434" w:rsidRPr="007D2E46" w:rsidRDefault="00B95434" w:rsidP="005613AE">
      <w:pPr>
        <w:jc w:val="both"/>
        <w:rPr>
          <w:rFonts w:ascii="Arial" w:hAnsi="Arial" w:cs="Arial"/>
        </w:rPr>
      </w:pPr>
    </w:p>
    <w:p w14:paraId="4550973B" w14:textId="77777777" w:rsidR="00B95434" w:rsidRPr="007D2E46" w:rsidRDefault="00B95434" w:rsidP="005613AE">
      <w:pPr>
        <w:jc w:val="both"/>
        <w:rPr>
          <w:rFonts w:ascii="Arial" w:hAnsi="Arial" w:cs="Arial"/>
        </w:rPr>
      </w:pPr>
      <w:r>
        <w:rPr>
          <w:rFonts w:ascii="Arial" w:hAnsi="Arial" w:cs="Arial"/>
        </w:rPr>
        <w:t>A számviteli bizonylat adatainak alakilag és tartalmilag hitelesnek, megbízhatónak és helytállónak kell lennie. A bizonylat szerkesztésekor a világosság elvét szem előtt kell tartani.</w:t>
      </w:r>
    </w:p>
    <w:p w14:paraId="3FC681C8" w14:textId="77777777" w:rsidR="00B95434" w:rsidRDefault="00B95434" w:rsidP="005613AE">
      <w:pPr>
        <w:jc w:val="both"/>
        <w:rPr>
          <w:rFonts w:ascii="Arial" w:hAnsi="Arial" w:cs="Arial"/>
          <w:b/>
          <w:bCs/>
        </w:rPr>
      </w:pPr>
    </w:p>
    <w:p w14:paraId="3D6DBD35" w14:textId="77777777" w:rsidR="00B95434" w:rsidRDefault="00B95434" w:rsidP="005613AE">
      <w:pPr>
        <w:jc w:val="both"/>
        <w:rPr>
          <w:rFonts w:ascii="Arial" w:hAnsi="Arial" w:cs="Arial"/>
          <w:b/>
          <w:bCs/>
        </w:rPr>
      </w:pPr>
    </w:p>
    <w:p w14:paraId="36007525" w14:textId="77777777" w:rsidR="00B95434" w:rsidRDefault="00B95434" w:rsidP="005613AE">
      <w:pPr>
        <w:jc w:val="both"/>
        <w:rPr>
          <w:rFonts w:ascii="Arial" w:hAnsi="Arial" w:cs="Arial"/>
          <w:b/>
          <w:bCs/>
        </w:rPr>
      </w:pPr>
      <w:r>
        <w:rPr>
          <w:rFonts w:ascii="Arial" w:hAnsi="Arial" w:cs="Arial"/>
          <w:b/>
          <w:bCs/>
        </w:rPr>
        <w:t>VII.3.3. A bizonylatok nyelve, idegen nyelvű bizonylatok kezelése</w:t>
      </w:r>
    </w:p>
    <w:p w14:paraId="4A9ACC94" w14:textId="77777777" w:rsidR="00B95434" w:rsidRDefault="00B95434" w:rsidP="005613AE">
      <w:pPr>
        <w:jc w:val="both"/>
        <w:rPr>
          <w:rFonts w:ascii="Arial" w:hAnsi="Arial" w:cs="Arial"/>
        </w:rPr>
      </w:pPr>
    </w:p>
    <w:p w14:paraId="2FA73630" w14:textId="77777777" w:rsidR="00B95434" w:rsidRDefault="00B95434" w:rsidP="005613AE">
      <w:pPr>
        <w:jc w:val="both"/>
        <w:rPr>
          <w:rFonts w:ascii="Arial" w:hAnsi="Arial" w:cs="Arial"/>
        </w:rPr>
      </w:pPr>
      <w:r>
        <w:rPr>
          <w:rFonts w:ascii="Arial" w:hAnsi="Arial" w:cs="Arial"/>
        </w:rPr>
        <w:t xml:space="preserve">A számviteli bizonylat adatainak alakilag és tartalmilag hitelesnek, megbízhatónak és helytállónak kell lenni, azt magyar nyelven kell kiállítani. </w:t>
      </w:r>
    </w:p>
    <w:p w14:paraId="3CD6A2E8" w14:textId="77777777" w:rsidR="00B95434" w:rsidRDefault="00B95434" w:rsidP="005613AE">
      <w:pPr>
        <w:jc w:val="both"/>
        <w:rPr>
          <w:rFonts w:ascii="Arial" w:hAnsi="Arial" w:cs="Arial"/>
        </w:rPr>
      </w:pPr>
    </w:p>
    <w:p w14:paraId="11348576" w14:textId="77777777" w:rsidR="00B95434" w:rsidRPr="001E04E8" w:rsidRDefault="00B95434" w:rsidP="005613AE">
      <w:pPr>
        <w:jc w:val="both"/>
        <w:rPr>
          <w:rFonts w:ascii="Arial" w:hAnsi="Arial" w:cs="Arial"/>
          <w:color w:val="0000FF"/>
        </w:rPr>
      </w:pPr>
      <w:r>
        <w:rPr>
          <w:rFonts w:ascii="Arial" w:hAnsi="Arial" w:cs="Arial"/>
          <w:b/>
          <w:bCs/>
        </w:rPr>
        <w:t>Vállalkozásunknál az idegen nyelven kibocsátott, és a befogadott idegen nyelvű bizonylatokon</w:t>
      </w:r>
      <w:r>
        <w:rPr>
          <w:rFonts w:ascii="Arial" w:hAnsi="Arial" w:cs="Arial"/>
        </w:rPr>
        <w:t xml:space="preserve"> azokat az adatokat, megjelöléseket, amelyek a bizonylat hitelességéhez, a megbízható és a valóságnak megfelelő könyveléshez szükségesek, </w:t>
      </w:r>
      <w:r>
        <w:rPr>
          <w:rFonts w:ascii="Arial" w:hAnsi="Arial" w:cs="Arial"/>
          <w:color w:val="0000FF"/>
        </w:rPr>
        <w:t xml:space="preserve">a bizonylaton magyar nyelven is fel kell tüntetni, vagy azokat egyértelmű – fizikai vagy logikai – hozzárendeléssel magyar nyelven is értelmezhetővé kell tenni.</w:t>
      </w:r>
    </w:p>
    <w:p w14:paraId="26F0B7EA" w14:textId="77777777" w:rsidR="00B95434" w:rsidRDefault="00B95434" w:rsidP="005613AE">
      <w:pPr>
        <w:jc w:val="both"/>
        <w:rPr>
          <w:rFonts w:ascii="Arial" w:hAnsi="Arial" w:cs="Arial"/>
        </w:rPr>
      </w:pPr>
    </w:p>
    <w:p w14:paraId="7BCC60C0" w14:textId="77777777" w:rsidR="00B95434" w:rsidRPr="00563D9A" w:rsidRDefault="00B95434" w:rsidP="005613AE">
      <w:pPr>
        <w:jc w:val="both"/>
        <w:rPr>
          <w:rFonts w:ascii="Arial" w:hAnsi="Arial" w:cs="Arial"/>
          <w:b/>
          <w:bCs/>
        </w:rPr>
      </w:pPr>
      <w:r>
        <w:rPr>
          <w:rFonts w:ascii="Arial" w:hAnsi="Arial" w:cs="Arial"/>
          <w:b/>
          <w:bCs/>
        </w:rPr>
        <w:t>VII.3.4. A számviteli bizonylatok kezelése, felelősség</w:t>
      </w:r>
    </w:p>
    <w:p w14:paraId="6AA8904C" w14:textId="77777777" w:rsidR="00B95434" w:rsidRPr="007D2E46" w:rsidRDefault="00B95434" w:rsidP="005613AE">
      <w:pPr>
        <w:jc w:val="both"/>
        <w:rPr>
          <w:rFonts w:ascii="Arial" w:hAnsi="Arial" w:cs="Arial"/>
        </w:rPr>
      </w:pPr>
    </w:p>
    <w:p w14:paraId="5FB498D6" w14:textId="77777777" w:rsidR="00B95434" w:rsidRDefault="00B95434" w:rsidP="005613AE">
      <w:pPr>
        <w:jc w:val="both"/>
        <w:rPr>
          <w:rFonts w:ascii="Arial" w:hAnsi="Arial" w:cs="Arial"/>
        </w:rPr>
      </w:pPr>
      <w:r>
        <w:rPr>
          <w:rFonts w:ascii="Arial" w:hAnsi="Arial" w:cs="Arial"/>
        </w:rPr>
        <w:t xml:space="preserve">A számviteli bizonylatokon az adatok időtállóságát a megőrzési időn belül biztosítani kell.</w:t>
      </w:r>
    </w:p>
    <w:p w14:paraId="2E5832CB" w14:textId="77777777" w:rsidR="00B95434" w:rsidRDefault="00B95434" w:rsidP="005613AE">
      <w:pPr>
        <w:jc w:val="both"/>
        <w:rPr>
          <w:rFonts w:ascii="Arial" w:hAnsi="Arial" w:cs="Arial"/>
        </w:rPr>
      </w:pPr>
    </w:p>
    <w:p w14:paraId="08A1628D" w14:textId="30C64B98" w:rsidR="00B95434" w:rsidRDefault="00B95434" w:rsidP="005613AE">
      <w:pPr>
        <w:jc w:val="both"/>
        <w:rPr>
          <w:rFonts w:ascii="Arial" w:hAnsi="Arial" w:cs="Arial"/>
        </w:rPr>
      </w:pPr>
      <w:r>
        <w:rPr>
          <w:rFonts w:ascii="Arial" w:hAnsi="Arial" w:cs="Arial"/>
          <w:b/>
          <w:bCs/>
        </w:rPr>
        <w:t xml:space="preserve">A vállalkozásnál a számviteli bizonylatok kezelése </w:t>
      </w:r>
      <w:r>
        <w:rPr>
          <w:rFonts w:ascii="Arial" w:hAnsi="Arial" w:cs="Arial"/>
          <w:color w:val="0000FF"/>
        </w:rPr>
        <w:t xml:space="preserve">a számviteli rendért felelős személy </w:t>
      </w:r>
      <w:r>
        <w:rPr>
          <w:rFonts w:ascii="Arial" w:hAnsi="Arial" w:cs="Arial"/>
        </w:rPr>
        <w:t xml:space="preserve">feladata és hatásköre. Az iratkezelést, a bizonylati rendet, a számviteli bizonylatok feldolgozásának és megőrzésének rendjét úgy kell kialakítani és alkalmazni, hogy az a mindenkor hatályos vonatkozó előírásoknak mindenben eleget tegyen. </w:t>
      </w:r>
    </w:p>
    <w:p w14:paraId="324E75AB" w14:textId="77777777" w:rsidR="00B95434" w:rsidRDefault="00B95434" w:rsidP="005613AE">
      <w:pPr>
        <w:jc w:val="both"/>
        <w:rPr>
          <w:rFonts w:ascii="Arial" w:hAnsi="Arial" w:cs="Arial"/>
        </w:rPr>
      </w:pPr>
    </w:p>
    <w:p w14:paraId="0704EEAD" w14:textId="77777777" w:rsidR="00B95434" w:rsidRDefault="00B95434" w:rsidP="005613AE">
      <w:pPr>
        <w:jc w:val="both"/>
        <w:rPr>
          <w:rFonts w:ascii="Arial" w:hAnsi="Arial" w:cs="Arial"/>
        </w:rPr>
      </w:pPr>
      <w:r>
        <w:rPr>
          <w:rFonts w:ascii="Arial" w:hAnsi="Arial" w:cs="Arial"/>
        </w:rPr>
        <w:t xml:space="preserve">Az egyes bizonylat-típusokhoz kapcsolódó konkrét előírások a Vállalkozás számlarendjében kerülnek rögzítésre. </w:t>
      </w:r>
    </w:p>
    <w:p w14:paraId="6345163F" w14:textId="77777777" w:rsidR="00B95434" w:rsidRDefault="00B95434" w:rsidP="005613AE">
      <w:pPr>
        <w:jc w:val="both"/>
        <w:rPr>
          <w:rFonts w:ascii="Arial" w:hAnsi="Arial" w:cs="Arial"/>
        </w:rPr>
      </w:pPr>
    </w:p>
    <w:p w14:paraId="6C735FF3" w14:textId="77777777" w:rsidR="00B95434" w:rsidRPr="00420527" w:rsidRDefault="00B95434" w:rsidP="005613AE">
      <w:pPr>
        <w:jc w:val="both"/>
        <w:rPr>
          <w:rFonts w:ascii="Arial" w:hAnsi="Arial" w:cs="Arial"/>
          <w:color w:val="0000FF"/>
        </w:rPr>
      </w:pPr>
      <w:r>
        <w:rPr>
          <w:rFonts w:ascii="Arial" w:hAnsi="Arial" w:cs="Arial"/>
          <w:color w:val="0000FF"/>
        </w:rPr>
        <w:t xml:space="preserve">/A bizonylatkezelés főbb szabályai, általános jellemzői az alábbiak: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50. kérdés] </w:t>
      </w:r>
    </w:p>
    <w:p w14:paraId="2134F127" w14:textId="77777777" w:rsidR="00B95434" w:rsidRDefault="00B95434" w:rsidP="005613AE">
      <w:pPr>
        <w:jc w:val="both"/>
        <w:rPr>
          <w:rFonts w:ascii="Arial" w:hAnsi="Arial" w:cs="Arial"/>
        </w:rPr>
      </w:pPr>
    </w:p>
    <w:p w14:paraId="07143306" w14:textId="77777777" w:rsidR="00B95434" w:rsidRPr="00563D9A" w:rsidRDefault="00B95434" w:rsidP="005613AE">
      <w:pPr>
        <w:jc w:val="both"/>
        <w:rPr>
          <w:rFonts w:ascii="Arial" w:hAnsi="Arial" w:cs="Arial"/>
          <w:b/>
          <w:bCs/>
        </w:rPr>
      </w:pPr>
      <w:r>
        <w:rPr>
          <w:rFonts w:ascii="Arial" w:hAnsi="Arial" w:cs="Arial"/>
          <w:b/>
          <w:bCs/>
        </w:rPr>
        <w:t xml:space="preserve">VII.3.5. A könyvviteli elszámolást közvetlenül alátámasztó bizonylatok</w:t>
      </w:r>
    </w:p>
    <w:p w14:paraId="2CF61618" w14:textId="77777777" w:rsidR="00B95434" w:rsidRPr="007D2E46" w:rsidRDefault="00B95434" w:rsidP="005613AE">
      <w:pPr>
        <w:jc w:val="both"/>
        <w:rPr>
          <w:rFonts w:ascii="Arial" w:hAnsi="Arial" w:cs="Arial"/>
        </w:rPr>
      </w:pPr>
    </w:p>
    <w:p w14:paraId="77BA50EF" w14:textId="77777777" w:rsidR="00B95434" w:rsidRPr="007D2E46" w:rsidRDefault="00B95434" w:rsidP="005613AE">
      <w:pPr>
        <w:jc w:val="both"/>
        <w:rPr>
          <w:rFonts w:ascii="Arial" w:hAnsi="Arial" w:cs="Arial"/>
          <w:b/>
          <w:bCs/>
        </w:rPr>
      </w:pPr>
      <w:r>
        <w:rPr>
          <w:rFonts w:ascii="Arial" w:hAnsi="Arial" w:cs="Arial"/>
        </w:rPr>
        <w:t>A könyvviteli elszámolást közvetlenül alátámasztó bizonylat</w:t>
      </w:r>
      <w:r>
        <w:rPr>
          <w:rFonts w:ascii="Arial" w:hAnsi="Arial" w:cs="Arial"/>
          <w:b/>
          <w:bCs/>
        </w:rPr>
        <w:t xml:space="preserve"> általános alaki és tartalmi kellékei a következők:</w:t>
      </w:r>
    </w:p>
    <w:p w14:paraId="41BFE632" w14:textId="77777777" w:rsidR="00B95434" w:rsidRDefault="00B95434">
      <w:pPr>
        <w:numPr>
          <w:ilvl w:val="0"/>
          <w:numId w:val="4"/>
        </w:numPr>
        <w:spacing w:before="120"/>
        <w:ind w:left="714" w:hanging="357"/>
        <w:rPr>
          <w:rFonts w:ascii="Arial" w:hAnsi="Arial" w:cs="Arial"/>
        </w:rPr>
      </w:pPr>
      <w:r>
        <w:rPr>
          <w:rFonts w:ascii="Arial" w:hAnsi="Arial" w:cs="Arial"/>
        </w:rPr>
        <w:t>a bizonylat megnevezése és sorszáma vagy egyéb más azonosítója;</w:t>
      </w:r>
    </w:p>
    <w:p w14:paraId="79EEF24A" w14:textId="77777777" w:rsidR="00B95434" w:rsidRDefault="00B95434">
      <w:pPr>
        <w:numPr>
          <w:ilvl w:val="0"/>
          <w:numId w:val="4"/>
        </w:numPr>
        <w:spacing w:before="120"/>
        <w:ind w:left="714" w:hanging="357"/>
        <w:rPr>
          <w:rFonts w:ascii="Arial" w:hAnsi="Arial" w:cs="Arial"/>
        </w:rPr>
      </w:pPr>
      <w:r>
        <w:rPr>
          <w:rFonts w:ascii="Arial" w:hAnsi="Arial" w:cs="Arial"/>
        </w:rPr>
        <w:t>a bizonylatot kiállító gazdálkodó (ezen belül a szervezeti egység) megjelölése;</w:t>
      </w:r>
    </w:p>
    <w:p w14:paraId="5ED1F0D3" w14:textId="77777777" w:rsidR="00B95434" w:rsidRDefault="00B95434">
      <w:pPr>
        <w:numPr>
          <w:ilvl w:val="0"/>
          <w:numId w:val="4"/>
        </w:numPr>
        <w:spacing w:before="120"/>
        <w:ind w:left="714" w:hanging="357"/>
        <w:jc w:val="both"/>
        <w:rPr>
          <w:rFonts w:ascii="Arial" w:hAnsi="Arial" w:cs="Arial"/>
        </w:rPr>
      </w:pPr>
      <w:r>
        <w:rPr>
          <w:rFonts w:ascii="Arial" w:hAnsi="Arial" w:cs="Arial"/>
        </w:rPr>
        <w:t>a gazdasági műveletet elrendelő személy vagy szervezet megjelölése, az utalványozó és a rendelkezés végrehajtását igazoló személy, valamint a szervezettől függően az ellenőr aláírása; a készletmozgások bizonylatain és a pénzkezelési bizonylatokon az átvevő, az ellennyugtákon a befizető aláírása;</w:t>
      </w:r>
    </w:p>
    <w:p w14:paraId="3710B6E1" w14:textId="77777777" w:rsidR="00B95434" w:rsidRDefault="00B95434">
      <w:pPr>
        <w:numPr>
          <w:ilvl w:val="0"/>
          <w:numId w:val="4"/>
        </w:numPr>
        <w:spacing w:before="120"/>
        <w:ind w:left="714" w:hanging="357"/>
        <w:jc w:val="both"/>
        <w:rPr>
          <w:rFonts w:ascii="Arial" w:hAnsi="Arial" w:cs="Arial"/>
        </w:rPr>
      </w:pPr>
      <w:r>
        <w:rPr>
          <w:rFonts w:ascii="Arial" w:hAnsi="Arial" w:cs="Arial"/>
        </w:rPr>
        <w:t>a bizonylat kiállításának időpontja, illetve – a gazdasági művelet jellegétől, időbeni hatályától függően – annak az időpontnak vagy időszaknak a megjelölése, amelyre a bizonylat adatait vonatkoztatni kell (a gazdasági művelet teljesítésének időpontja, időszaka);</w:t>
      </w:r>
    </w:p>
    <w:p w14:paraId="1744A29E" w14:textId="77777777" w:rsidR="00B95434" w:rsidRDefault="00B95434">
      <w:pPr>
        <w:numPr>
          <w:ilvl w:val="0"/>
          <w:numId w:val="4"/>
        </w:numPr>
        <w:spacing w:before="120"/>
        <w:ind w:left="714" w:hanging="357"/>
        <w:jc w:val="both"/>
        <w:rPr>
          <w:rFonts w:ascii="Arial" w:hAnsi="Arial" w:cs="Arial"/>
        </w:rPr>
      </w:pPr>
      <w:r>
        <w:rPr>
          <w:rFonts w:ascii="Arial" w:hAnsi="Arial" w:cs="Arial"/>
        </w:rPr>
        <w:t>a (megtörtént) gazdasági művelet tartalmának leírása vagy megjelölése, a gazdasági művelet okozta változások mennyiségi, minőségi és – a gazdasági művelet jellegétől, a könyvviteli elszámolás rendjétől függően – értékbeni adatai;</w:t>
      </w:r>
    </w:p>
    <w:p w14:paraId="3F1F48D0" w14:textId="77777777" w:rsidR="00B95434" w:rsidRDefault="00B95434">
      <w:pPr>
        <w:numPr>
          <w:ilvl w:val="0"/>
          <w:numId w:val="4"/>
        </w:numPr>
        <w:spacing w:before="120"/>
        <w:ind w:left="714" w:hanging="357"/>
        <w:jc w:val="both"/>
        <w:rPr>
          <w:rFonts w:ascii="Arial" w:hAnsi="Arial" w:cs="Arial"/>
        </w:rPr>
      </w:pPr>
      <w:r>
        <w:rPr>
          <w:rFonts w:ascii="Arial" w:hAnsi="Arial" w:cs="Arial"/>
        </w:rPr>
        <w:t>külső bizonylat esetében a bizonylatnak tartalmaznia kell többek között: a bizonylatot kiállító gazdálkodó nevét, címét;</w:t>
      </w:r>
    </w:p>
    <w:p w14:paraId="2E391CFE" w14:textId="77777777" w:rsidR="00B95434" w:rsidRDefault="00B95434">
      <w:pPr>
        <w:numPr>
          <w:ilvl w:val="0"/>
          <w:numId w:val="4"/>
        </w:numPr>
        <w:spacing w:before="120"/>
        <w:ind w:left="714" w:hanging="357"/>
        <w:jc w:val="both"/>
        <w:rPr>
          <w:rFonts w:ascii="Arial" w:hAnsi="Arial" w:cs="Arial"/>
        </w:rPr>
      </w:pPr>
      <w:r>
        <w:rPr>
          <w:rFonts w:ascii="Arial" w:hAnsi="Arial" w:cs="Arial"/>
        </w:rPr>
        <w:t>bizonylatok adatainak összesítése esetén az összesítés alapjául szolgáló bizonylatok körének, valamint annak az időszaknak a megjelölése, amelyre az összesítés vonatkozik;</w:t>
      </w:r>
    </w:p>
    <w:p w14:paraId="601A1669" w14:textId="77777777" w:rsidR="00B95434" w:rsidRDefault="00B95434">
      <w:pPr>
        <w:numPr>
          <w:ilvl w:val="0"/>
          <w:numId w:val="4"/>
        </w:numPr>
        <w:spacing w:before="120"/>
        <w:ind w:left="714" w:hanging="357"/>
        <w:rPr>
          <w:rFonts w:ascii="Arial" w:hAnsi="Arial" w:cs="Arial"/>
        </w:rPr>
      </w:pPr>
      <w:r>
        <w:rPr>
          <w:rFonts w:ascii="Arial" w:hAnsi="Arial" w:cs="Arial"/>
        </w:rPr>
        <w:t>a könyvelés módjára, az érintett könyvviteli számlákra történő hivatkozás;</w:t>
      </w:r>
    </w:p>
    <w:p w14:paraId="63DAA7B0" w14:textId="77777777" w:rsidR="00B95434" w:rsidRDefault="00B95434">
      <w:pPr>
        <w:numPr>
          <w:ilvl w:val="0"/>
          <w:numId w:val="4"/>
        </w:numPr>
        <w:spacing w:before="120"/>
        <w:ind w:left="714" w:hanging="357"/>
        <w:rPr>
          <w:rFonts w:ascii="Arial" w:hAnsi="Arial" w:cs="Arial"/>
        </w:rPr>
      </w:pPr>
      <w:r>
        <w:rPr>
          <w:rFonts w:ascii="Arial" w:hAnsi="Arial" w:cs="Arial"/>
        </w:rPr>
        <w:t>a könyvviteli nyilvántartásokban történt rögzítés időpontja, igazolása;</w:t>
      </w:r>
    </w:p>
    <w:p w14:paraId="565FFA34" w14:textId="77777777" w:rsidR="00B95434" w:rsidRDefault="00B95434">
      <w:pPr>
        <w:numPr>
          <w:ilvl w:val="0"/>
          <w:numId w:val="4"/>
        </w:numPr>
        <w:spacing w:before="120"/>
        <w:ind w:left="714" w:hanging="357"/>
        <w:rPr>
          <w:rFonts w:ascii="Arial" w:hAnsi="Arial" w:cs="Arial"/>
        </w:rPr>
      </w:pPr>
      <w:r>
        <w:rPr>
          <w:rFonts w:ascii="Arial" w:hAnsi="Arial" w:cs="Arial"/>
        </w:rPr>
        <w:t>továbbá minden olyan adat, amelyet jogszabály előír.</w:t>
      </w:r>
    </w:p>
    <w:p w14:paraId="3B0E92FA" w14:textId="77777777" w:rsidR="00B95434" w:rsidRDefault="00B95434" w:rsidP="005613AE">
      <w:pPr>
        <w:jc w:val="both"/>
        <w:rPr>
          <w:rFonts w:ascii="Arial" w:hAnsi="Arial" w:cs="Arial"/>
        </w:rPr>
      </w:pPr>
    </w:p>
    <w:p w14:paraId="392964DA" w14:textId="77777777" w:rsidR="00B95434" w:rsidRPr="00563D9A" w:rsidRDefault="00B95434" w:rsidP="005613AE">
      <w:pPr>
        <w:jc w:val="both"/>
        <w:rPr>
          <w:rFonts w:ascii="Arial" w:hAnsi="Arial" w:cs="Arial"/>
          <w:b/>
          <w:bCs/>
        </w:rPr>
      </w:pPr>
      <w:r>
        <w:rPr>
          <w:rFonts w:ascii="Arial" w:hAnsi="Arial" w:cs="Arial"/>
          <w:b/>
          <w:bCs/>
        </w:rPr>
        <w:t xml:space="preserve">VII.3.6. A bizonylatok hitelessége</w:t>
      </w:r>
    </w:p>
    <w:p w14:paraId="040EC57B" w14:textId="77777777" w:rsidR="00B95434" w:rsidRDefault="00B95434" w:rsidP="005613AE">
      <w:pPr>
        <w:jc w:val="both"/>
        <w:rPr>
          <w:rFonts w:ascii="Arial" w:hAnsi="Arial" w:cs="Arial"/>
        </w:rPr>
      </w:pPr>
    </w:p>
    <w:p w14:paraId="45BAC1B2" w14:textId="77777777" w:rsidR="00B95434" w:rsidRDefault="00B95434" w:rsidP="005613AE">
      <w:pPr>
        <w:jc w:val="both"/>
        <w:rPr>
          <w:rFonts w:ascii="Arial" w:hAnsi="Arial" w:cs="Arial"/>
        </w:rPr>
      </w:pPr>
      <w:r>
        <w:rPr>
          <w:rFonts w:ascii="Arial" w:hAnsi="Arial" w:cs="Arial"/>
          <w:b/>
          <w:bCs/>
        </w:rPr>
        <w:t>A bizonylat</w:t>
      </w:r>
      <w:r>
        <w:rPr>
          <w:rFonts w:ascii="Arial" w:hAnsi="Arial" w:cs="Arial"/>
        </w:rPr>
        <w:t xml:space="preserve"> (ideértve mind a kibocsátott, mind a befogadott bizonylatokat) </w:t>
      </w:r>
      <w:r>
        <w:rPr>
          <w:rFonts w:ascii="Arial" w:hAnsi="Arial" w:cs="Arial"/>
          <w:b/>
          <w:bCs/>
        </w:rPr>
        <w:t>alaki és tartalmi hitelessége</w:t>
      </w:r>
      <w:r>
        <w:rPr>
          <w:rFonts w:ascii="Arial" w:hAnsi="Arial" w:cs="Arial"/>
        </w:rPr>
        <w:t>, megbízhatósága – ha az más módon nem biztosítható – a gazdálkodó képviseletére jogosult személy (ideértve a Polgári Törvénykönyv szerinti képviseletet is), vagy belső szabályzatban erre külön feljogosított személy aláírásával is igazolható.</w:t>
      </w:r>
    </w:p>
    <w:p w14:paraId="28A5A47B" w14:textId="77777777" w:rsidR="00B95434" w:rsidRDefault="00B95434" w:rsidP="005613AE">
      <w:pPr>
        <w:jc w:val="both"/>
        <w:rPr>
          <w:rFonts w:ascii="Arial" w:hAnsi="Arial" w:cs="Arial"/>
        </w:rPr>
      </w:pPr>
    </w:p>
    <w:p w14:paraId="75A3BBDA" w14:textId="77777777" w:rsidR="00B95434" w:rsidRDefault="00B95434" w:rsidP="005613AE">
      <w:pPr>
        <w:jc w:val="both"/>
        <w:rPr>
          <w:rFonts w:ascii="Arial" w:hAnsi="Arial" w:cs="Arial"/>
          <w:color w:val="0000FF"/>
        </w:rPr>
      </w:pPr>
      <w:r>
        <w:rPr>
          <w:rFonts w:ascii="Arial" w:hAnsi="Arial" w:cs="Arial"/>
          <w:b/>
          <w:bCs/>
        </w:rPr>
        <w:t>Vállalkozásunknál</w:t>
      </w:r>
      <w:r>
        <w:rPr>
          <w:rFonts w:ascii="Arial" w:hAnsi="Arial" w:cs="Arial"/>
        </w:rPr>
        <w:t xml:space="preserve"> amennyiben egyes </w:t>
      </w:r>
      <w:r>
        <w:rPr>
          <w:rFonts w:ascii="Arial" w:hAnsi="Arial" w:cs="Arial"/>
          <w:b/>
          <w:bCs/>
        </w:rPr>
        <w:t>kibocsátott vagy befogadott számviteli bizonylatok</w:t>
      </w:r>
      <w:r>
        <w:rPr>
          <w:rFonts w:ascii="Arial" w:hAnsi="Arial" w:cs="Arial"/>
        </w:rPr>
        <w:t xml:space="preserve"> jogszabályban előírt </w:t>
      </w:r>
      <w:r>
        <w:rPr>
          <w:rFonts w:ascii="Arial" w:hAnsi="Arial" w:cs="Arial"/>
          <w:b/>
          <w:bCs/>
        </w:rPr>
        <w:t>alaki és tartalmi hitelessége, megbízhatósága</w:t>
      </w:r>
      <w:r>
        <w:rPr>
          <w:rFonts w:ascii="Arial" w:hAnsi="Arial" w:cs="Arial"/>
        </w:rPr>
        <w:t xml:space="preserve"> más módon nem biztosítható, úgy </w:t>
      </w:r>
      <w:r>
        <w:rPr>
          <w:rFonts w:ascii="Arial" w:hAnsi="Arial" w:cs="Arial"/>
          <w:color w:val="0000FF"/>
        </w:rPr>
        <w:t>azok hitelessége a Vállalkozás képviseletére jogosult személy (ideértve a Ptk. szerinti képviseletet is) aláírásával igazolható</w:t>
      </w:r>
    </w:p>
    <w:p w14:paraId="256A8ABD" w14:textId="77777777" w:rsidR="00B95434" w:rsidRDefault="00B95434" w:rsidP="005613AE">
      <w:pPr>
        <w:jc w:val="both"/>
        <w:rPr>
          <w:rFonts w:ascii="Arial" w:hAnsi="Arial" w:cs="Arial"/>
          <w:color w:val="0000FF"/>
        </w:rPr>
      </w:pPr>
    </w:p>
    <w:p w14:paraId="035947E9" w14:textId="77777777" w:rsidR="00B95434" w:rsidRPr="000C191C" w:rsidRDefault="00B95434" w:rsidP="005613AE">
      <w:pPr>
        <w:jc w:val="both"/>
        <w:rPr>
          <w:rFonts w:ascii="Arial" w:hAnsi="Arial" w:cs="Arial"/>
          <w:color w:val="FF0000"/>
        </w:rPr>
      </w:pPr>
      <w:r>
        <w:rPr>
          <w:rFonts w:ascii="Arial" w:hAnsi="Arial" w:cs="Arial"/>
          <w:color w:val="FF0000"/>
        </w:rPr>
        <w:t>VAGY</w:t>
      </w:r>
    </w:p>
    <w:p w14:paraId="1328618E" w14:textId="77777777" w:rsidR="00B95434" w:rsidRDefault="00B95434" w:rsidP="005613AE">
      <w:pPr>
        <w:jc w:val="both"/>
        <w:rPr>
          <w:rFonts w:ascii="Arial" w:hAnsi="Arial" w:cs="Arial"/>
          <w:color w:val="0000FF"/>
        </w:rPr>
      </w:pPr>
    </w:p>
    <w:p w14:paraId="0F334900" w14:textId="77777777" w:rsidR="00B95434" w:rsidRDefault="00B95434" w:rsidP="005613AE">
      <w:pPr>
        <w:jc w:val="both"/>
        <w:rPr>
          <w:rFonts w:ascii="Arial" w:hAnsi="Arial" w:cs="Arial"/>
          <w:color w:val="0000FF"/>
        </w:rPr>
      </w:pPr>
      <w:r>
        <w:rPr>
          <w:rFonts w:ascii="Arial" w:hAnsi="Arial" w:cs="Arial"/>
          <w:color w:val="0000FF"/>
        </w:rPr>
        <w:t>az egyes kibocsátott vagy befogadott számviteli bizonylat típusok esetében az alábbiakban felsorolt, arra feljogosított személyek aláírásával igazolható:</w:t>
      </w:r>
    </w:p>
    <w:p w14:paraId="3D843242" w14:textId="77777777" w:rsidR="00B95434" w:rsidRDefault="00B95434" w:rsidP="005613AE">
      <w:pPr>
        <w:jc w:val="both"/>
        <w:rPr>
          <w:rFonts w:ascii="Arial" w:hAnsi="Arial" w:cs="Arial"/>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9"/>
        <w:gridCol w:w="4483"/>
      </w:tblGrid>
      <w:tr w:rsidR="00B95434" w:rsidRPr="00354F00" w14:paraId="08B1A528" w14:textId="77777777">
        <w:tc>
          <w:tcPr>
            <w:tcW w:w="4605" w:type="dxa"/>
            <w:tcBorders>
              <w:top w:val="single" w:sz="4" w:space="0" w:color="auto"/>
              <w:left w:val="single" w:sz="4" w:space="0" w:color="auto"/>
              <w:bottom w:val="single" w:sz="4" w:space="0" w:color="auto"/>
              <w:right w:val="single" w:sz="4" w:space="0" w:color="auto"/>
            </w:tcBorders>
          </w:tcPr>
          <w:p w14:paraId="1388DCBB" w14:textId="77777777" w:rsidR="00B95434" w:rsidRPr="00354F00" w:rsidRDefault="00B95434" w:rsidP="005613AE">
            <w:pPr>
              <w:jc w:val="center"/>
              <w:rPr>
                <w:rFonts w:ascii="Arial" w:hAnsi="Arial" w:cs="Arial"/>
                <w:color w:val="0000FF"/>
              </w:rPr>
            </w:pPr>
            <w:r>
              <w:rPr>
                <w:rFonts w:ascii="Arial" w:hAnsi="Arial" w:cs="Arial"/>
                <w:color w:val="0000FF"/>
              </w:rPr>
              <w:t>Bizonylat típus</w:t>
            </w:r>
          </w:p>
        </w:tc>
        <w:tc>
          <w:tcPr>
            <w:tcW w:w="4605" w:type="dxa"/>
            <w:tcBorders>
              <w:top w:val="single" w:sz="4" w:space="0" w:color="auto"/>
              <w:left w:val="single" w:sz="4" w:space="0" w:color="auto"/>
              <w:bottom w:val="single" w:sz="4" w:space="0" w:color="auto"/>
              <w:right w:val="single" w:sz="4" w:space="0" w:color="auto"/>
            </w:tcBorders>
          </w:tcPr>
          <w:p w14:paraId="0488A1BE" w14:textId="77777777" w:rsidR="00B95434" w:rsidRPr="00354F00" w:rsidRDefault="00B95434" w:rsidP="005613AE">
            <w:pPr>
              <w:jc w:val="center"/>
              <w:rPr>
                <w:rFonts w:ascii="Arial" w:hAnsi="Arial" w:cs="Arial"/>
                <w:color w:val="0000FF"/>
              </w:rPr>
            </w:pPr>
            <w:r>
              <w:rPr>
                <w:rFonts w:ascii="Arial" w:hAnsi="Arial" w:cs="Arial"/>
                <w:color w:val="0000FF"/>
              </w:rPr>
              <w:t>Feljogosított aláíró</w:t>
            </w:r>
          </w:p>
        </w:tc>
      </w:tr>
      <w:tr w:rsidR="00B95434" w:rsidRPr="00354F00" w14:paraId="43475F57" w14:textId="77777777">
        <w:tc>
          <w:tcPr>
            <w:tcW w:w="4605" w:type="dxa"/>
            <w:tcBorders>
              <w:top w:val="single" w:sz="4" w:space="0" w:color="auto"/>
              <w:left w:val="single" w:sz="4" w:space="0" w:color="auto"/>
              <w:bottom w:val="single" w:sz="4" w:space="0" w:color="auto"/>
              <w:right w:val="single" w:sz="4" w:space="0" w:color="auto"/>
            </w:tcBorders>
          </w:tcPr>
          <w:p w14:paraId="2219ACAD" w14:textId="77777777" w:rsidR="00B95434" w:rsidRPr="00354F00" w:rsidRDefault="00B95434" w:rsidP="005613AE">
            <w:pPr>
              <w:jc w:val="both"/>
              <w:rPr>
                <w:rFonts w:ascii="Arial" w:hAnsi="Arial" w:cs="Arial"/>
                <w:color w:val="0000FF"/>
              </w:rPr>
            </w:pPr>
          </w:p>
        </w:tc>
        <w:tc>
          <w:tcPr>
            <w:tcW w:w="4605" w:type="dxa"/>
            <w:tcBorders>
              <w:top w:val="single" w:sz="4" w:space="0" w:color="auto"/>
              <w:left w:val="single" w:sz="4" w:space="0" w:color="auto"/>
              <w:bottom w:val="single" w:sz="4" w:space="0" w:color="auto"/>
              <w:right w:val="single" w:sz="4" w:space="0" w:color="auto"/>
            </w:tcBorders>
          </w:tcPr>
          <w:p w14:paraId="4E0224B7" w14:textId="77777777" w:rsidR="00B95434" w:rsidRPr="00354F00" w:rsidRDefault="00B95434" w:rsidP="005613AE">
            <w:pPr>
              <w:jc w:val="both"/>
              <w:rPr>
                <w:rFonts w:ascii="Arial" w:hAnsi="Arial" w:cs="Arial"/>
                <w:color w:val="0000FF"/>
              </w:rPr>
            </w:pPr>
          </w:p>
        </w:tc>
      </w:tr>
    </w:tbl>
    <w:p w14:paraId="242164CC" w14:textId="77777777" w:rsidR="00B95434" w:rsidRDefault="00B95434" w:rsidP="005613AE">
      <w:pPr>
        <w:jc w:val="both"/>
        <w:rPr>
          <w:rFonts w:ascii="Arial" w:hAnsi="Arial" w:cs="Arial"/>
        </w:rPr>
      </w:pPr>
    </w:p>
    <w:p w14:paraId="3024B7EF" w14:textId="77777777" w:rsidR="00B95434" w:rsidRPr="00563D9A" w:rsidRDefault="00B95434" w:rsidP="005613AE">
      <w:pPr>
        <w:jc w:val="both"/>
        <w:rPr>
          <w:rFonts w:ascii="Arial" w:hAnsi="Arial" w:cs="Arial"/>
          <w:b/>
          <w:bCs/>
        </w:rPr>
      </w:pPr>
      <w:r>
        <w:rPr>
          <w:rFonts w:ascii="Arial" w:hAnsi="Arial" w:cs="Arial"/>
          <w:b/>
          <w:bCs/>
        </w:rPr>
        <w:t xml:space="preserve">VII.3.7. Elektronikus formában előállított bizonylatok kezelése</w:t>
      </w:r>
    </w:p>
    <w:p w14:paraId="0BB10CCA" w14:textId="77777777" w:rsidR="00B95434" w:rsidRDefault="00B95434" w:rsidP="005613AE">
      <w:pPr>
        <w:jc w:val="both"/>
        <w:rPr>
          <w:rFonts w:ascii="Arial" w:hAnsi="Arial" w:cs="Arial"/>
        </w:rPr>
      </w:pPr>
    </w:p>
    <w:p w14:paraId="2244675E" w14:textId="026EEAFE" w:rsidR="00B95434" w:rsidRDefault="00B95434" w:rsidP="005613AE">
      <w:pPr>
        <w:jc w:val="both"/>
        <w:rPr>
          <w:rFonts w:ascii="Arial" w:hAnsi="Arial" w:cs="Arial"/>
        </w:rPr>
      </w:pPr>
      <w:r>
        <w:rPr>
          <w:rFonts w:ascii="Arial" w:hAnsi="Arial" w:cs="Arial"/>
          <w:b/>
          <w:bCs/>
        </w:rPr>
        <w:t>Számviteli bizonylatként alkalmazható az elektronikus dokumentum, irat</w:t>
      </w:r>
      <w:r>
        <w:rPr>
          <w:rFonts w:ascii="Arial" w:hAnsi="Arial" w:cs="Arial"/>
        </w:rPr>
        <w:t xml:space="preserve">, ha megfelel a számviteli törvény előírásainak. Az elektronikus dokumentumok, iratok bizonylatként történő alkalmazásának feltételeit, hitelességének, megbízhatóságának követelményeit más jogszabály is meghatározhatja.</w:t>
      </w:r>
    </w:p>
    <w:p w14:paraId="353E4DA7" w14:textId="77777777" w:rsidR="00B95434" w:rsidRDefault="00B95434" w:rsidP="005613AE">
      <w:pPr>
        <w:jc w:val="both"/>
        <w:rPr>
          <w:rFonts w:ascii="Arial" w:hAnsi="Arial" w:cs="Arial"/>
        </w:rPr>
      </w:pPr>
    </w:p>
    <w:p w14:paraId="3235C49A" w14:textId="77777777" w:rsidR="00B95434" w:rsidRPr="001E04E8" w:rsidRDefault="00B95434" w:rsidP="005613AE">
      <w:pPr>
        <w:jc w:val="both"/>
        <w:rPr>
          <w:rFonts w:ascii="Arial" w:hAnsi="Arial" w:cs="Arial"/>
          <w:color w:val="0000FF"/>
        </w:rPr>
      </w:pPr>
      <w:r>
        <w:rPr>
          <w:rFonts w:ascii="Arial" w:hAnsi="Arial" w:cs="Arial"/>
          <w:b/>
          <w:bCs/>
        </w:rPr>
        <w:t>Vállalkozásunknál az elektronikus formában előállított bizonylatok kezelését</w:t>
      </w:r>
      <w:r>
        <w:rPr>
          <w:rFonts w:ascii="Arial" w:hAnsi="Arial" w:cs="Arial"/>
        </w:rPr>
        <w:t xml:space="preserve"> - a vonatkozó előírásokra tekintettel - úgy kell megvalósítani, hogy azok folyamatos leolvashatósága, adatainak késedelem nélküli előállítása az utólagos módosítás lehetőségét kizárva biztosított legyen. A bizonylatok könyvelésére vonatkozó információkat az elektronikus bizonylathoz, számlához elektronikus formában, egyértelmű fizikai vagy logikai hozzárendeléssel, az utólagos módosítás lehetőségét kizárva kell csatolni. Az elektronikusan előállított bizonylatok előírás-szerű és hiteles kezelése </w:t>
      </w:r>
      <w:r>
        <w:rPr>
          <w:rFonts w:ascii="Arial" w:hAnsi="Arial" w:cs="Arial"/>
          <w:color w:val="0000FF"/>
        </w:rPr>
        <w:t>a számviteli rendért felelős</w:t>
      </w:r>
      <w:r>
        <w:rPr>
          <w:rFonts w:ascii="Arial" w:hAnsi="Arial" w:cs="Arial"/>
        </w:rPr>
        <w:t xml:space="preserve"> személy hatásköre, </w:t>
      </w:r>
      <w:r>
        <w:rPr>
          <w:rFonts w:ascii="Arial" w:hAnsi="Arial" w:cs="Arial"/>
          <w:color w:val="0000FF"/>
        </w:rPr>
        <w:t xml:space="preserve">az elektronikusan előállított bizonylatok kezelésének szabályait a Vállalkozás külön szabályzata tartalmazza.</w:t>
      </w:r>
    </w:p>
    <w:p w14:paraId="53C425FB" w14:textId="77777777" w:rsidR="00B95434" w:rsidRDefault="00B95434" w:rsidP="005613AE">
      <w:pPr>
        <w:jc w:val="both"/>
        <w:rPr>
          <w:rFonts w:ascii="Arial" w:hAnsi="Arial" w:cs="Arial"/>
        </w:rPr>
      </w:pPr>
    </w:p>
    <w:p w14:paraId="26F1E673" w14:textId="77777777" w:rsidR="00B95434" w:rsidRPr="00563D9A" w:rsidRDefault="00B95434" w:rsidP="005613AE">
      <w:pPr>
        <w:jc w:val="both"/>
        <w:rPr>
          <w:rFonts w:ascii="Arial" w:hAnsi="Arial" w:cs="Arial"/>
          <w:b/>
          <w:bCs/>
        </w:rPr>
      </w:pPr>
      <w:r>
        <w:rPr>
          <w:rFonts w:ascii="Arial" w:hAnsi="Arial" w:cs="Arial"/>
          <w:b/>
          <w:bCs/>
        </w:rPr>
        <w:t xml:space="preserve">VII.3.8. A könyvviteli nyilvántartásokban történő rögzítés</w:t>
      </w:r>
    </w:p>
    <w:p w14:paraId="2922A292" w14:textId="77777777" w:rsidR="00B95434" w:rsidRDefault="00B95434" w:rsidP="005613AE">
      <w:pPr>
        <w:jc w:val="both"/>
        <w:rPr>
          <w:rFonts w:ascii="Arial" w:hAnsi="Arial" w:cs="Arial"/>
          <w:b/>
          <w:bCs/>
        </w:rPr>
      </w:pPr>
    </w:p>
    <w:p w14:paraId="30C377E2" w14:textId="77777777" w:rsidR="00B95434" w:rsidRPr="0094114A" w:rsidRDefault="00B95434" w:rsidP="005613AE">
      <w:pPr>
        <w:jc w:val="both"/>
        <w:rPr>
          <w:rFonts w:ascii="Arial" w:hAnsi="Arial" w:cs="Arial"/>
        </w:rPr>
      </w:pPr>
      <w:r>
        <w:rPr>
          <w:rFonts w:ascii="Arial" w:hAnsi="Arial" w:cs="Arial"/>
          <w:b/>
          <w:bCs/>
        </w:rPr>
        <w:t>A könyvvezetés módjára és a könyvviteli nyilvántartásokban történő rögzítés időpontjára</w:t>
      </w:r>
      <w:r>
        <w:rPr>
          <w:rFonts w:ascii="Arial" w:hAnsi="Arial" w:cs="Arial"/>
        </w:rPr>
        <w:t xml:space="preserve"> vonatkozó kötelezettségének a gazdálkodó oly módon is eleget tehet, hogy a megjelölt adatokat, információkat és igazolásokat az eredeti (elektronikus vagy papíralapú) bizonylatokhoz egyértelmű, utólagos módosítás lehetőségét kizáró módon fizikailag vagy logikailag hozzárendeli. A logikai hozzárendelés elektronikus nyilvántartással is teljesíthető.</w:t>
      </w:r>
    </w:p>
    <w:p w14:paraId="55DADF75" w14:textId="77777777" w:rsidR="00B95434" w:rsidRPr="00BA7AF2" w:rsidRDefault="00B95434" w:rsidP="005613AE">
      <w:pPr>
        <w:jc w:val="both"/>
        <w:rPr>
          <w:rFonts w:ascii="Arial" w:hAnsi="Arial" w:cs="Arial"/>
        </w:rPr>
      </w:pPr>
    </w:p>
    <w:p w14:paraId="48BB7AD9" w14:textId="77777777" w:rsidR="00B95434" w:rsidRDefault="00B95434" w:rsidP="005613AE">
      <w:pPr>
        <w:jc w:val="both"/>
        <w:rPr>
          <w:rFonts w:ascii="Arial" w:hAnsi="Arial" w:cs="Arial"/>
        </w:rPr>
      </w:pPr>
      <w:r>
        <w:rPr>
          <w:rFonts w:ascii="Arial" w:hAnsi="Arial" w:cs="Arial"/>
          <w:b/>
          <w:bCs/>
        </w:rPr>
        <w:t>Vállalkozásunknál a számviteli bizonylatok könyvelésének módjára</w:t>
      </w:r>
      <w:r>
        <w:rPr>
          <w:rFonts w:ascii="Arial" w:hAnsi="Arial" w:cs="Arial"/>
        </w:rPr>
        <w:t>, az érintett könyvviteli számlákra történő hivatkozás, a könyvviteli nyilvántartásokban történt rögzítés időpontja, igazolása az alábbiak szerint történik:</w:t>
      </w:r>
    </w:p>
    <w:p w14:paraId="5B64AD86" w14:textId="77777777" w:rsidR="00B95434" w:rsidRDefault="00B95434" w:rsidP="005613AE">
      <w:pPr>
        <w:jc w:val="both"/>
        <w:rPr>
          <w:rFonts w:ascii="Arial" w:hAnsi="Arial" w:cs="Arial"/>
        </w:rPr>
      </w:pPr>
    </w:p>
    <w:p w14:paraId="4061CD97" w14:textId="77777777" w:rsidR="00B95434" w:rsidRDefault="00B95434" w:rsidP="005613AE">
      <w:pPr>
        <w:jc w:val="both"/>
        <w:rPr>
          <w:rFonts w:ascii="Arial" w:hAnsi="Arial" w:cs="Arial"/>
          <w:color w:val="0000FF"/>
        </w:rPr>
      </w:pPr>
      <w:r>
        <w:rPr>
          <w:rFonts w:ascii="Arial" w:hAnsi="Arial" w:cs="Arial"/>
          <w:color w:val="0000FF"/>
        </w:rPr>
        <w:t>A számviteli bizonylatok könyvviteli nyilvántartásban történő rögzítése során a bizonylaton az érintett főkönyvi számlák számát és a rögzítés tényének igazolását kell feltüntetni. A könyvviteli nyilvántartásokban történt rögzítés időpontjának szintén megállapíthatónak kell lenni, az a számviteli bizonylat előírt alaki kelléke.</w:t>
      </w:r>
    </w:p>
    <w:p w14:paraId="0318E084" w14:textId="77777777" w:rsidR="00B95434" w:rsidRPr="00BA7AF2" w:rsidRDefault="00B95434" w:rsidP="005613AE">
      <w:pPr>
        <w:jc w:val="both"/>
        <w:rPr>
          <w:rFonts w:ascii="Arial" w:hAnsi="Arial" w:cs="Arial"/>
          <w:color w:val="0000FF"/>
        </w:rPr>
      </w:pPr>
    </w:p>
    <w:p w14:paraId="6C69E671" w14:textId="77777777" w:rsidR="00B95434" w:rsidRPr="000C191C" w:rsidRDefault="00B95434" w:rsidP="005613AE">
      <w:pPr>
        <w:jc w:val="both"/>
        <w:rPr>
          <w:rFonts w:ascii="Arial" w:hAnsi="Arial" w:cs="Arial"/>
          <w:color w:val="FF0000"/>
        </w:rPr>
      </w:pPr>
      <w:r>
        <w:rPr>
          <w:rFonts w:ascii="Arial" w:hAnsi="Arial" w:cs="Arial"/>
          <w:color w:val="FF0000"/>
        </w:rPr>
        <w:t>VAGY</w:t>
      </w:r>
    </w:p>
    <w:p w14:paraId="35BA69A0" w14:textId="77777777" w:rsidR="00B95434" w:rsidRPr="00C108B8" w:rsidRDefault="00B95434" w:rsidP="005613AE">
      <w:pPr>
        <w:jc w:val="both"/>
        <w:rPr>
          <w:rFonts w:ascii="Arial" w:hAnsi="Arial" w:cs="Arial"/>
          <w:color w:val="1F497D"/>
        </w:rPr>
      </w:pPr>
    </w:p>
    <w:p w14:paraId="4B72F12C" w14:textId="77777777" w:rsidR="00B95434" w:rsidRDefault="00B95434" w:rsidP="005613AE">
      <w:pPr>
        <w:jc w:val="both"/>
        <w:rPr>
          <w:rFonts w:ascii="Arial" w:hAnsi="Arial" w:cs="Arial"/>
        </w:rPr>
      </w:pPr>
      <w:r>
        <w:rPr>
          <w:rFonts w:ascii="Arial" w:hAnsi="Arial" w:cs="Arial"/>
          <w:color w:val="0000FF"/>
        </w:rPr>
        <w:t>A számviteli bizonylatok könyvviteli nyilvántartásban történő rögzítése során a bizonylaton az érintett főkönyvi számlák számát és a rögzítés tényének igazolását kell feltüntetni, az egyéb rögzített adatok a bizonylaton megjelölhetők. A rögzítés időpontja a bizonylat egyértelmű azonosításával a könyvviteli nyilvántartásból egyértelműen, elválaszthatatlan módon, az utólagos módosítás lehetőségét kizárva kerül hozzárendelésre</w:t>
      </w:r>
      <w:r>
        <w:rPr>
          <w:rFonts w:ascii="Arial" w:hAnsi="Arial" w:cs="Arial"/>
        </w:rPr>
        <w:t>.</w:t>
      </w:r>
    </w:p>
    <w:p w14:paraId="139AFADB" w14:textId="77777777" w:rsidR="00B95434" w:rsidRDefault="00B95434" w:rsidP="005613AE">
      <w:pPr>
        <w:jc w:val="both"/>
        <w:rPr>
          <w:rFonts w:ascii="Arial" w:hAnsi="Arial" w:cs="Arial"/>
        </w:rPr>
      </w:pPr>
    </w:p>
    <w:p w14:paraId="3B965D2E" w14:textId="77777777" w:rsidR="00B95434" w:rsidRPr="000C191C" w:rsidRDefault="00B95434" w:rsidP="005613AE">
      <w:pPr>
        <w:jc w:val="both"/>
        <w:rPr>
          <w:rFonts w:ascii="Arial" w:hAnsi="Arial" w:cs="Arial"/>
          <w:color w:val="FF0000"/>
        </w:rPr>
      </w:pPr>
      <w:r>
        <w:rPr>
          <w:rFonts w:ascii="Arial" w:hAnsi="Arial" w:cs="Arial"/>
          <w:color w:val="FF0000"/>
        </w:rPr>
        <w:t>VAGY</w:t>
      </w:r>
    </w:p>
    <w:p w14:paraId="12817B57" w14:textId="77777777" w:rsidR="00B95434" w:rsidRDefault="00B95434" w:rsidP="005613AE">
      <w:pPr>
        <w:jc w:val="both"/>
        <w:rPr>
          <w:rFonts w:ascii="Arial" w:hAnsi="Arial" w:cs="Arial"/>
        </w:rPr>
      </w:pPr>
    </w:p>
    <w:p w14:paraId="0C6572FA" w14:textId="77777777" w:rsidR="00B95434" w:rsidRPr="00BA7AF2" w:rsidRDefault="00B95434" w:rsidP="005613AE">
      <w:pPr>
        <w:jc w:val="both"/>
        <w:rPr>
          <w:rFonts w:ascii="Arial" w:hAnsi="Arial" w:cs="Arial"/>
          <w:color w:val="0000FF"/>
        </w:rPr>
      </w:pPr>
      <w:r>
        <w:rPr>
          <w:rFonts w:ascii="Arial" w:hAnsi="Arial" w:cs="Arial"/>
          <w:color w:val="0000FF"/>
        </w:rPr>
        <w:t xml:space="preserve">A számviteli bizonylatoknak a könyvviteli nyilvántartásban történő rögzítése kapcsán előírt bizonylati kellékek [a könyvelés módja, az érintett könyvviteli számlákra történő </w:t>
        <w:lastRenderedPageBreak/>
        <w:t xml:space="preserve">hivatkozás, a könyvviteli nyilvántartásokban történt rögzítés időpontja és annak igazolása (kontírozás)] teljesítése az eredeti (elektronikus vagy papíralapú) bizonylathoz való egyértelmű, az utólagos módosítás lehetőségét kizáró, fizikai vagy logikai (akár elektronikus nyilvántartással) hozzárendeléssel történik. A hozzárendelés jellemzői és szabályai az alábbiak: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49. kérdés] </w:t>
      </w:r>
    </w:p>
    <w:p w14:paraId="2AF8A768" w14:textId="77777777" w:rsidR="00B95434" w:rsidRDefault="00B95434" w:rsidP="005613AE">
      <w:pPr>
        <w:jc w:val="both"/>
        <w:rPr>
          <w:rFonts w:ascii="Arial" w:hAnsi="Arial" w:cs="Arial"/>
        </w:rPr>
      </w:pPr>
    </w:p>
    <w:p w14:paraId="203AF84E" w14:textId="77777777" w:rsidR="00B95434" w:rsidRDefault="00B95434" w:rsidP="005613AE">
      <w:pPr>
        <w:jc w:val="both"/>
        <w:rPr>
          <w:rFonts w:ascii="Arial" w:hAnsi="Arial" w:cs="Arial"/>
          <w:b/>
          <w:bCs/>
        </w:rPr>
      </w:pPr>
      <w:r>
        <w:rPr>
          <w:rFonts w:ascii="Arial" w:hAnsi="Arial" w:cs="Arial"/>
          <w:b/>
          <w:bCs/>
        </w:rPr>
        <w:t xml:space="preserve">VII.3.9. A bizonylatok feldolgozásának határideje</w:t>
      </w:r>
    </w:p>
    <w:p w14:paraId="115492AB" w14:textId="77777777" w:rsidR="00B95434" w:rsidRPr="00D1139E" w:rsidRDefault="00B95434" w:rsidP="005613AE">
      <w:pPr>
        <w:jc w:val="both"/>
        <w:rPr>
          <w:rFonts w:ascii="Arial" w:hAnsi="Arial" w:cs="Arial"/>
        </w:rPr>
      </w:pPr>
    </w:p>
    <w:p w14:paraId="748B64C9" w14:textId="77777777" w:rsidR="00B95434" w:rsidRDefault="00B95434" w:rsidP="005613AE">
      <w:pPr>
        <w:jc w:val="both"/>
        <w:rPr>
          <w:rFonts w:ascii="Arial" w:hAnsi="Arial" w:cs="Arial"/>
        </w:rPr>
      </w:pPr>
      <w:r>
        <w:rPr>
          <w:rFonts w:ascii="Arial" w:hAnsi="Arial" w:cs="Arial"/>
        </w:rPr>
        <w:t>A számviteli bizonylatok feldolgozása - ha a számviteli politika más része vagy jogszabály ettől eltérően nem rendelkezik - az alábbiak szerint történik:</w:t>
      </w:r>
    </w:p>
    <w:p w14:paraId="22A67BD7" w14:textId="77777777" w:rsidR="00B95434" w:rsidRPr="003D02C6" w:rsidRDefault="00B95434" w:rsidP="005613AE">
      <w:pPr>
        <w:jc w:val="both"/>
        <w:rPr>
          <w:rFonts w:ascii="Arial" w:hAnsi="Arial" w:cs="Arial"/>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0"/>
        <w:gridCol w:w="2981"/>
        <w:gridCol w:w="2951"/>
      </w:tblGrid>
      <w:tr w:rsidR="004B194B" w:rsidRPr="004B194B" w14:paraId="3F0DAF13" w14:textId="77777777">
        <w:tc>
          <w:tcPr>
            <w:tcW w:w="3070" w:type="dxa"/>
            <w:tcBorders>
              <w:top w:val="single" w:sz="4" w:space="0" w:color="auto"/>
              <w:left w:val="single" w:sz="4" w:space="0" w:color="auto"/>
              <w:bottom w:val="single" w:sz="4" w:space="0" w:color="auto"/>
              <w:right w:val="single" w:sz="4" w:space="0" w:color="auto"/>
            </w:tcBorders>
          </w:tcPr>
          <w:p w14:paraId="67E9B4A7" w14:textId="77777777" w:rsidR="00B95434" w:rsidRPr="004B194B" w:rsidRDefault="00B95434" w:rsidP="005613AE">
            <w:pPr>
              <w:jc w:val="center"/>
              <w:rPr>
                <w:rFonts w:ascii="Arial" w:hAnsi="Arial" w:cs="Arial"/>
                <w:b/>
                <w:bCs/>
              </w:rPr>
            </w:pPr>
            <w:r>
              <w:rPr>
                <w:rFonts w:ascii="Arial" w:hAnsi="Arial" w:cs="Arial"/>
                <w:b/>
                <w:bCs/>
              </w:rPr>
              <w:t>Bizonylat típus</w:t>
            </w:r>
          </w:p>
        </w:tc>
        <w:tc>
          <w:tcPr>
            <w:tcW w:w="3070" w:type="dxa"/>
            <w:tcBorders>
              <w:top w:val="single" w:sz="4" w:space="0" w:color="auto"/>
              <w:left w:val="single" w:sz="4" w:space="0" w:color="auto"/>
              <w:bottom w:val="single" w:sz="4" w:space="0" w:color="auto"/>
              <w:right w:val="single" w:sz="4" w:space="0" w:color="auto"/>
            </w:tcBorders>
          </w:tcPr>
          <w:p w14:paraId="0BC46ACD" w14:textId="77777777" w:rsidR="00B95434" w:rsidRPr="004B194B" w:rsidRDefault="00B95434" w:rsidP="005613AE">
            <w:pPr>
              <w:jc w:val="center"/>
              <w:rPr>
                <w:rFonts w:ascii="Arial" w:hAnsi="Arial" w:cs="Arial"/>
                <w:b/>
                <w:bCs/>
              </w:rPr>
            </w:pPr>
            <w:r>
              <w:rPr>
                <w:rFonts w:ascii="Arial" w:hAnsi="Arial" w:cs="Arial"/>
                <w:b/>
                <w:bCs/>
              </w:rPr>
              <w:t>Analitikában</w:t>
            </w:r>
          </w:p>
        </w:tc>
        <w:tc>
          <w:tcPr>
            <w:tcW w:w="3070" w:type="dxa"/>
            <w:tcBorders>
              <w:top w:val="single" w:sz="4" w:space="0" w:color="auto"/>
              <w:left w:val="single" w:sz="4" w:space="0" w:color="auto"/>
              <w:bottom w:val="single" w:sz="4" w:space="0" w:color="auto"/>
              <w:right w:val="single" w:sz="4" w:space="0" w:color="auto"/>
            </w:tcBorders>
          </w:tcPr>
          <w:p w14:paraId="0941DED1" w14:textId="77777777" w:rsidR="00B95434" w:rsidRPr="004B194B" w:rsidRDefault="00B95434" w:rsidP="005613AE">
            <w:pPr>
              <w:jc w:val="center"/>
              <w:rPr>
                <w:rFonts w:ascii="Arial" w:hAnsi="Arial" w:cs="Arial"/>
                <w:b/>
                <w:bCs/>
              </w:rPr>
            </w:pPr>
            <w:r>
              <w:rPr>
                <w:rFonts w:ascii="Arial" w:hAnsi="Arial" w:cs="Arial"/>
                <w:b/>
                <w:bCs/>
              </w:rPr>
              <w:t>Főkönyvben</w:t>
            </w:r>
          </w:p>
        </w:tc>
      </w:tr>
      <w:tr w:rsidR="004B194B" w:rsidRPr="004B194B" w14:paraId="279CE7F2" w14:textId="77777777">
        <w:tc>
          <w:tcPr>
            <w:tcW w:w="3070" w:type="dxa"/>
            <w:tcBorders>
              <w:top w:val="single" w:sz="4" w:space="0" w:color="auto"/>
              <w:left w:val="single" w:sz="4" w:space="0" w:color="auto"/>
              <w:bottom w:val="single" w:sz="4" w:space="0" w:color="auto"/>
              <w:right w:val="single" w:sz="4" w:space="0" w:color="auto"/>
            </w:tcBorders>
          </w:tcPr>
          <w:p w14:paraId="0B0239C2" w14:textId="77777777" w:rsidR="00B95434" w:rsidRPr="004B194B" w:rsidRDefault="00B95434" w:rsidP="005613AE">
            <w:pPr>
              <w:rPr>
                <w:rFonts w:ascii="Arial" w:hAnsi="Arial" w:cs="Arial"/>
              </w:rPr>
            </w:pPr>
            <w:r>
              <w:rPr>
                <w:rFonts w:ascii="Arial" w:hAnsi="Arial" w:cs="Arial"/>
              </w:rPr>
              <w:t xml:space="preserve">Készpénzforgalom bizonylatának feldolgozása                                                                             </w:t>
            </w:r>
          </w:p>
        </w:tc>
        <w:tc>
          <w:tcPr>
            <w:tcW w:w="3070" w:type="dxa"/>
            <w:tcBorders>
              <w:top w:val="single" w:sz="4" w:space="0" w:color="auto"/>
              <w:left w:val="single" w:sz="4" w:space="0" w:color="auto"/>
              <w:bottom w:val="single" w:sz="4" w:space="0" w:color="auto"/>
              <w:right w:val="single" w:sz="4" w:space="0" w:color="auto"/>
            </w:tcBorders>
          </w:tcPr>
          <w:p w14:paraId="6F6E7063" w14:textId="77777777" w:rsidR="00B95434" w:rsidRPr="004B194B" w:rsidRDefault="00B95434" w:rsidP="005613AE">
            <w:pPr>
              <w:rPr>
                <w:rFonts w:ascii="Arial" w:hAnsi="Arial" w:cs="Arial"/>
              </w:rPr>
            </w:pPr>
            <w:r>
              <w:rPr>
                <w:rFonts w:ascii="Arial" w:hAnsi="Arial" w:cs="Arial"/>
              </w:rPr>
              <w:t xml:space="preserve">késedelem nélkül                                                                                                        </w:t>
            </w:r>
          </w:p>
        </w:tc>
        <w:tc>
          <w:tcPr>
            <w:tcW w:w="3070" w:type="dxa"/>
            <w:tcBorders>
              <w:top w:val="single" w:sz="4" w:space="0" w:color="auto"/>
              <w:left w:val="single" w:sz="4" w:space="0" w:color="auto"/>
              <w:bottom w:val="single" w:sz="4" w:space="0" w:color="auto"/>
              <w:right w:val="single" w:sz="4" w:space="0" w:color="auto"/>
            </w:tcBorders>
          </w:tcPr>
          <w:p w14:paraId="7ADA668B"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r w:rsidR="004B194B" w:rsidRPr="004B194B" w14:paraId="61C69BDE" w14:textId="77777777">
        <w:tc>
          <w:tcPr>
            <w:tcW w:w="3070" w:type="dxa"/>
            <w:tcBorders>
              <w:top w:val="single" w:sz="4" w:space="0" w:color="auto"/>
              <w:left w:val="single" w:sz="4" w:space="0" w:color="auto"/>
              <w:bottom w:val="single" w:sz="4" w:space="0" w:color="auto"/>
              <w:right w:val="single" w:sz="4" w:space="0" w:color="auto"/>
            </w:tcBorders>
          </w:tcPr>
          <w:p w14:paraId="497AF5B9" w14:textId="77777777" w:rsidR="00B95434" w:rsidRPr="004B194B" w:rsidRDefault="00B95434" w:rsidP="005613AE">
            <w:pPr>
              <w:rPr>
                <w:rFonts w:ascii="Arial" w:hAnsi="Arial" w:cs="Arial"/>
              </w:rPr>
            </w:pPr>
            <w:r>
              <w:rPr>
                <w:rFonts w:ascii="Arial" w:hAnsi="Arial" w:cs="Arial"/>
              </w:rPr>
              <w:t xml:space="preserve">Bankszámlaforgalom bizonylatának feldolgozása                                                                           </w:t>
            </w:r>
          </w:p>
        </w:tc>
        <w:tc>
          <w:tcPr>
            <w:tcW w:w="3070" w:type="dxa"/>
            <w:tcBorders>
              <w:top w:val="single" w:sz="4" w:space="0" w:color="auto"/>
              <w:left w:val="single" w:sz="4" w:space="0" w:color="auto"/>
              <w:bottom w:val="single" w:sz="4" w:space="0" w:color="auto"/>
              <w:right w:val="single" w:sz="4" w:space="0" w:color="auto"/>
            </w:tcBorders>
          </w:tcPr>
          <w:p w14:paraId="0D3186A3" w14:textId="77777777" w:rsidR="00B95434" w:rsidRPr="004B194B" w:rsidRDefault="00B95434" w:rsidP="005613AE">
            <w:pPr>
              <w:rPr>
                <w:rFonts w:ascii="Arial" w:hAnsi="Arial" w:cs="Arial"/>
              </w:rPr>
            </w:pPr>
            <w:r>
              <w:rPr>
                <w:rFonts w:ascii="Arial" w:hAnsi="Arial" w:cs="Arial"/>
              </w:rPr>
              <w:t xml:space="preserve">késedelem nélkül, az értesítés megérkezésekor                                                                           </w:t>
            </w:r>
          </w:p>
        </w:tc>
        <w:tc>
          <w:tcPr>
            <w:tcW w:w="3070" w:type="dxa"/>
            <w:tcBorders>
              <w:top w:val="single" w:sz="4" w:space="0" w:color="auto"/>
              <w:left w:val="single" w:sz="4" w:space="0" w:color="auto"/>
              <w:bottom w:val="single" w:sz="4" w:space="0" w:color="auto"/>
              <w:right w:val="single" w:sz="4" w:space="0" w:color="auto"/>
            </w:tcBorders>
          </w:tcPr>
          <w:p w14:paraId="4006D92E"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r w:rsidR="004B194B" w:rsidRPr="004B194B" w14:paraId="28ADE1C5" w14:textId="77777777">
        <w:tc>
          <w:tcPr>
            <w:tcW w:w="3070" w:type="dxa"/>
            <w:tcBorders>
              <w:top w:val="single" w:sz="4" w:space="0" w:color="auto"/>
              <w:left w:val="single" w:sz="4" w:space="0" w:color="auto"/>
              <w:bottom w:val="single" w:sz="4" w:space="0" w:color="auto"/>
              <w:right w:val="single" w:sz="4" w:space="0" w:color="auto"/>
            </w:tcBorders>
          </w:tcPr>
          <w:p w14:paraId="1B566B8B" w14:textId="77777777" w:rsidR="00B95434" w:rsidRPr="004B194B" w:rsidRDefault="00B95434" w:rsidP="005613AE">
            <w:pPr>
              <w:rPr>
                <w:rFonts w:ascii="Arial" w:hAnsi="Arial" w:cs="Arial"/>
              </w:rPr>
            </w:pPr>
            <w:r>
              <w:rPr>
                <w:rFonts w:ascii="Arial" w:hAnsi="Arial" w:cs="Arial"/>
              </w:rPr>
              <w:t xml:space="preserve">Egyéb, a pénzeszközöket érintő bizonylatok feldolgozása                                                                    </w:t>
            </w:r>
          </w:p>
        </w:tc>
        <w:tc>
          <w:tcPr>
            <w:tcW w:w="3070" w:type="dxa"/>
            <w:tcBorders>
              <w:top w:val="single" w:sz="4" w:space="0" w:color="auto"/>
              <w:left w:val="single" w:sz="4" w:space="0" w:color="auto"/>
              <w:bottom w:val="single" w:sz="4" w:space="0" w:color="auto"/>
              <w:right w:val="single" w:sz="4" w:space="0" w:color="auto"/>
            </w:tcBorders>
          </w:tcPr>
          <w:p w14:paraId="5D686971" w14:textId="77777777" w:rsidR="00B95434" w:rsidRPr="004B194B" w:rsidRDefault="00B95434" w:rsidP="005613AE">
            <w:pPr>
              <w:rPr>
                <w:rFonts w:ascii="Arial" w:hAnsi="Arial" w:cs="Arial"/>
              </w:rPr>
            </w:pPr>
            <w:r>
              <w:rPr>
                <w:rFonts w:ascii="Arial" w:hAnsi="Arial" w:cs="Arial"/>
              </w:rPr>
              <w:t xml:space="preserve">legkésőbb a tárgyhót követő hó 15-éig                                                                                   </w:t>
            </w:r>
          </w:p>
        </w:tc>
        <w:tc>
          <w:tcPr>
            <w:tcW w:w="3070" w:type="dxa"/>
            <w:tcBorders>
              <w:top w:val="single" w:sz="4" w:space="0" w:color="auto"/>
              <w:left w:val="single" w:sz="4" w:space="0" w:color="auto"/>
              <w:bottom w:val="single" w:sz="4" w:space="0" w:color="auto"/>
              <w:right w:val="single" w:sz="4" w:space="0" w:color="auto"/>
            </w:tcBorders>
          </w:tcPr>
          <w:p w14:paraId="09A20BDD"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r w:rsidR="004B194B" w:rsidRPr="004B194B" w14:paraId="67B92BBB" w14:textId="77777777">
        <w:tc>
          <w:tcPr>
            <w:tcW w:w="3070" w:type="dxa"/>
            <w:tcBorders>
              <w:top w:val="single" w:sz="4" w:space="0" w:color="auto"/>
              <w:left w:val="single" w:sz="4" w:space="0" w:color="auto"/>
              <w:bottom w:val="single" w:sz="4" w:space="0" w:color="auto"/>
              <w:right w:val="single" w:sz="4" w:space="0" w:color="auto"/>
            </w:tcBorders>
          </w:tcPr>
          <w:p w14:paraId="31BB1D28" w14:textId="77777777" w:rsidR="00B95434" w:rsidRPr="004B194B" w:rsidRDefault="00B95434" w:rsidP="005613AE">
            <w:pPr>
              <w:rPr>
                <w:rFonts w:ascii="Arial" w:hAnsi="Arial" w:cs="Arial"/>
              </w:rPr>
            </w:pPr>
            <w:r>
              <w:rPr>
                <w:rFonts w:ascii="Arial" w:hAnsi="Arial" w:cs="Arial"/>
              </w:rPr>
              <w:t xml:space="preserve">Egyéb bizonylatok feldolgozása                                                                                          </w:t>
            </w:r>
          </w:p>
        </w:tc>
        <w:tc>
          <w:tcPr>
            <w:tcW w:w="3070" w:type="dxa"/>
            <w:tcBorders>
              <w:top w:val="single" w:sz="4" w:space="0" w:color="auto"/>
              <w:left w:val="single" w:sz="4" w:space="0" w:color="auto"/>
              <w:bottom w:val="single" w:sz="4" w:space="0" w:color="auto"/>
              <w:right w:val="single" w:sz="4" w:space="0" w:color="auto"/>
            </w:tcBorders>
          </w:tcPr>
          <w:p w14:paraId="725A5228" w14:textId="2013AF13" w:rsidR="00B95434" w:rsidRPr="004B194B" w:rsidRDefault="00B95434" w:rsidP="005613AE">
            <w:pPr>
              <w:rPr>
                <w:rFonts w:ascii="Arial" w:hAnsi="Arial" w:cs="Arial"/>
              </w:rPr>
            </w:pPr>
            <w:r>
              <w:rPr>
                <w:rFonts w:ascii="Arial" w:hAnsi="Arial" w:cs="Arial"/>
              </w:rPr>
              <w:t xml:space="preserve">legkésőbb a negyedévet követő hó végéig                                                                                 </w:t>
            </w:r>
          </w:p>
        </w:tc>
        <w:tc>
          <w:tcPr>
            <w:tcW w:w="3070" w:type="dxa"/>
            <w:tcBorders>
              <w:top w:val="single" w:sz="4" w:space="0" w:color="auto"/>
              <w:left w:val="single" w:sz="4" w:space="0" w:color="auto"/>
              <w:bottom w:val="single" w:sz="4" w:space="0" w:color="auto"/>
              <w:right w:val="single" w:sz="4" w:space="0" w:color="auto"/>
            </w:tcBorders>
          </w:tcPr>
          <w:p w14:paraId="0E0EC571" w14:textId="77777777" w:rsidR="00B95434" w:rsidRPr="004B194B" w:rsidRDefault="00B95434" w:rsidP="005613AE">
            <w:pPr>
              <w:rPr>
                <w:rFonts w:ascii="Arial" w:hAnsi="Arial" w:cs="Arial"/>
              </w:rPr>
            </w:pPr>
            <w:r>
              <w:rPr>
                <w:rFonts w:ascii="Arial" w:hAnsi="Arial" w:cs="Arial"/>
              </w:rPr>
              <w:t xml:space="preserve">legkésőbb a negyedévet követő hó végéig                                                                                 </w:t>
            </w:r>
          </w:p>
        </w:tc>
      </w:tr>
    </w:tbl>
    <w:p w14:paraId="45CFA12A" w14:textId="77777777" w:rsidR="00B95434" w:rsidRPr="00D1139E" w:rsidRDefault="00B95434" w:rsidP="005613AE">
      <w:pPr>
        <w:jc w:val="both"/>
        <w:rPr>
          <w:rFonts w:ascii="Arial" w:hAnsi="Arial" w:cs="Arial"/>
        </w:rPr>
      </w:pPr>
    </w:p>
    <w:p w14:paraId="4966A83E" w14:textId="77777777" w:rsidR="00B95434" w:rsidRDefault="00B95434" w:rsidP="005613AE">
      <w:pPr>
        <w:jc w:val="both"/>
        <w:rPr>
          <w:rFonts w:ascii="Arial" w:hAnsi="Arial" w:cs="Arial"/>
          <w:b/>
          <w:bCs/>
        </w:rPr>
      </w:pPr>
    </w:p>
    <w:p w14:paraId="02512027" w14:textId="77777777" w:rsidR="00B95434" w:rsidRDefault="00B95434" w:rsidP="005613AE">
      <w:pPr>
        <w:jc w:val="both"/>
        <w:rPr>
          <w:rFonts w:ascii="Arial" w:hAnsi="Arial" w:cs="Arial"/>
          <w:b/>
          <w:bCs/>
        </w:rPr>
      </w:pPr>
      <w:r>
        <w:rPr>
          <w:rFonts w:ascii="Arial" w:hAnsi="Arial" w:cs="Arial"/>
          <w:b/>
          <w:bCs/>
        </w:rPr>
        <w:t xml:space="preserve">VII.3.10. Szigorú számadási kötelezettség</w:t>
      </w:r>
    </w:p>
    <w:p w14:paraId="7D4B3289" w14:textId="77777777" w:rsidR="00B95434" w:rsidRDefault="00B95434" w:rsidP="005613AE">
      <w:pPr>
        <w:jc w:val="both"/>
        <w:rPr>
          <w:rFonts w:ascii="Arial" w:hAnsi="Arial" w:cs="Arial"/>
        </w:rPr>
      </w:pPr>
    </w:p>
    <w:p w14:paraId="48DE9EB8" w14:textId="6A7BF375" w:rsidR="00B95434" w:rsidRPr="003C29B8" w:rsidRDefault="00B95434" w:rsidP="005613AE">
      <w:pPr>
        <w:jc w:val="both"/>
        <w:rPr>
          <w:rFonts w:ascii="Arial" w:hAnsi="Arial" w:cs="Arial"/>
        </w:rPr>
      </w:pPr>
      <w:r>
        <w:rPr>
          <w:rFonts w:ascii="Arial" w:hAnsi="Arial" w:cs="Arial"/>
        </w:rPr>
        <w:t>A Számviteli törvény szerint a készpénz kezeléséhez, más jogszabály előírása alapján meghatározott gazdasági eseményekhez kapcsolódó bizonylatokat (ideértve a számlát, az egyszerűsített adattartalmú számlát és a nyugtát is), továbbá minden olyan nyomtatványt, amelyért a nyomtatvány értékét meghaladó vagy a nyomtatványon szereplő névértéknek megfelelő ellenértéket kell fizetni, vagy amelynek az illetéktelen felhasználása visszaélésre adhat alkalmat, szigorú számadási kötelezettség alá kell vonni.</w:t>
      </w:r>
    </w:p>
    <w:p w14:paraId="1F7BC772" w14:textId="77777777" w:rsidR="00B95434" w:rsidRPr="00D1139E" w:rsidRDefault="00B95434" w:rsidP="005613AE">
      <w:pPr>
        <w:jc w:val="both"/>
        <w:rPr>
          <w:rFonts w:ascii="Arial" w:hAnsi="Arial" w:cs="Arial"/>
        </w:rPr>
      </w:pPr>
    </w:p>
    <w:p w14:paraId="6A9F28A5" w14:textId="77777777" w:rsidR="00B95434" w:rsidRDefault="00B95434" w:rsidP="005613AE">
      <w:pPr>
        <w:jc w:val="both"/>
        <w:rPr>
          <w:rFonts w:ascii="Arial" w:hAnsi="Arial" w:cs="Arial"/>
        </w:rPr>
      </w:pPr>
      <w:r>
        <w:rPr>
          <w:rFonts w:ascii="Arial" w:hAnsi="Arial" w:cs="Arial"/>
        </w:rPr>
        <w:t>A szigorú számadás alá vont bizonylatokról, nyomtatványokról olyan nyilvántartást kell vezetni, amely biztosítja a kezelésükkel megbízott vagy a kibocsátásra jogosult személyek elszámoltatását.</w:t>
      </w:r>
    </w:p>
    <w:p w14:paraId="76E71FAC" w14:textId="77777777" w:rsidR="00B95434" w:rsidRDefault="00B95434" w:rsidP="005613AE">
      <w:pPr>
        <w:jc w:val="both"/>
        <w:rPr>
          <w:rFonts w:ascii="Arial" w:hAnsi="Arial" w:cs="Arial"/>
        </w:rPr>
      </w:pPr>
    </w:p>
    <w:p w14:paraId="1BB7129B" w14:textId="6934C6B7" w:rsidR="00B95434" w:rsidRDefault="00B95434" w:rsidP="005613AE">
      <w:pPr>
        <w:jc w:val="both"/>
        <w:rPr>
          <w:rFonts w:ascii="Arial" w:hAnsi="Arial" w:cs="Arial"/>
        </w:rPr>
      </w:pPr>
      <w:r>
        <w:rPr>
          <w:rFonts w:ascii="Arial" w:hAnsi="Arial" w:cs="Arial"/>
          <w:b/>
          <w:bCs/>
        </w:rPr>
        <w:t>Vállalkozásunknál a szigorú számadási kötelezettség alá vont bizonylatok</w:t>
      </w:r>
      <w:r>
        <w:rPr>
          <w:rFonts w:ascii="Arial" w:hAnsi="Arial" w:cs="Arial"/>
        </w:rPr>
        <w:t xml:space="preserve"> bizonylat-típusonkénti nyilvántartása, a sorszámok alapján történő elszámolás - mind a már felhasznált, mind a rontott vagy selejtezett bizonylatok tekintetében - </w:t>
      </w:r>
      <w:r>
        <w:rPr>
          <w:rFonts w:ascii="Arial" w:hAnsi="Arial" w:cs="Arial"/>
          <w:color w:val="0000FF"/>
        </w:rPr>
        <w:t>a számviteli rendért felelős személy</w:t>
      </w:r>
      <w:r>
        <w:rPr>
          <w:rFonts w:ascii="Arial" w:hAnsi="Arial" w:cs="Arial"/>
        </w:rPr>
        <w:t xml:space="preserve"> feladata és felelőssége.</w:t>
      </w:r>
    </w:p>
    <w:p w14:paraId="28B84302" w14:textId="3FEF661D" w:rsidR="006D6FE5" w:rsidRDefault="006D6FE5" w:rsidP="005613AE">
      <w:pPr>
        <w:jc w:val="both"/>
        <w:rPr>
          <w:rFonts w:ascii="Arial" w:hAnsi="Arial" w:cs="Arial"/>
        </w:rPr>
      </w:pPr>
    </w:p>
    <w:p w14:paraId="27C310CB" w14:textId="77777777" w:rsidR="00B95434" w:rsidRDefault="00B95434" w:rsidP="005613AE">
      <w:pPr>
        <w:jc w:val="both"/>
        <w:rPr>
          <w:rFonts w:ascii="Arial" w:hAnsi="Arial" w:cs="Arial"/>
          <w:b/>
          <w:bCs/>
        </w:rPr>
      </w:pPr>
      <w:r>
        <w:rPr>
          <w:rFonts w:ascii="Arial" w:hAnsi="Arial" w:cs="Arial"/>
          <w:b/>
          <w:bCs/>
        </w:rPr>
        <w:t xml:space="preserve">VII.3.11. A bizonylatok megőrzése, adatmegőrzés</w:t>
      </w:r>
    </w:p>
    <w:p w14:paraId="016807F4" w14:textId="77777777" w:rsidR="00B95434" w:rsidRPr="0094114A" w:rsidRDefault="00B95434" w:rsidP="005613AE">
      <w:pPr>
        <w:jc w:val="both"/>
        <w:rPr>
          <w:rFonts w:ascii="Arial" w:hAnsi="Arial" w:cs="Arial"/>
        </w:rPr>
      </w:pPr>
    </w:p>
    <w:p w14:paraId="0F05C4B4" w14:textId="77777777" w:rsidR="00B95434" w:rsidRDefault="00B95434" w:rsidP="005613AE">
      <w:pPr>
        <w:jc w:val="both"/>
        <w:rPr>
          <w:rFonts w:ascii="Arial" w:hAnsi="Arial" w:cs="Arial"/>
        </w:rPr>
      </w:pPr>
      <w:r>
        <w:rPr>
          <w:rFonts w:ascii="Arial" w:hAnsi="Arial" w:cs="Arial"/>
        </w:rPr>
        <w:t xml:space="preserve">A gazdálkodó az üzleti évről készített </w:t>
      </w:r>
      <w:r>
        <w:rPr>
          <w:rFonts w:ascii="Arial" w:hAnsi="Arial" w:cs="Arial"/>
          <w:b/>
          <w:bCs/>
        </w:rPr>
        <w:t>beszámolót, az üzleti jelentést</w:t>
      </w:r>
      <w:r>
        <w:rPr>
          <w:rFonts w:ascii="Arial" w:hAnsi="Arial" w:cs="Arial"/>
        </w:rPr>
        <w:t xml:space="preserve">, valamint az azokat </w:t>
      </w:r>
      <w:r>
        <w:rPr>
          <w:rFonts w:ascii="Arial" w:hAnsi="Arial" w:cs="Arial"/>
          <w:b/>
          <w:bCs/>
        </w:rPr>
        <w:t>alátámasztó leltárt, értékelést, főkönyvi kivonatot</w:t>
      </w:r>
      <w:r>
        <w:rPr>
          <w:rFonts w:ascii="Arial" w:hAnsi="Arial" w:cs="Arial"/>
        </w:rPr>
        <w:t xml:space="preserve">, továbbá a naplófőkönyvet, vagy más, a törvény követelményeinek megfelelő nyilvántartást olvasható formában </w:t>
      </w:r>
      <w:r>
        <w:rPr>
          <w:rFonts w:ascii="Arial" w:hAnsi="Arial" w:cs="Arial"/>
          <w:b/>
          <w:bCs/>
        </w:rPr>
        <w:t>legalább 8 évig</w:t>
      </w:r>
      <w:r>
        <w:rPr>
          <w:rFonts w:ascii="Arial" w:hAnsi="Arial" w:cs="Arial"/>
        </w:rPr>
        <w:t xml:space="preserve"> köteles megőrizni.</w:t>
      </w:r>
    </w:p>
    <w:p w14:paraId="6B57F58C" w14:textId="77777777" w:rsidR="00B95434" w:rsidRDefault="00B95434" w:rsidP="005613AE">
      <w:pPr>
        <w:jc w:val="both"/>
        <w:rPr>
          <w:rFonts w:ascii="Arial" w:hAnsi="Arial" w:cs="Arial"/>
        </w:rPr>
      </w:pPr>
    </w:p>
    <w:p w14:paraId="2873DE21" w14:textId="22000E91" w:rsidR="00B95434" w:rsidRPr="00554754" w:rsidRDefault="00B95434" w:rsidP="005613AE">
      <w:pPr>
        <w:jc w:val="both"/>
        <w:rPr>
          <w:rFonts w:ascii="Arial" w:hAnsi="Arial" w:cs="Arial"/>
          <w:color w:val="0000FF"/>
        </w:rPr>
      </w:pPr>
      <w:r>
        <w:rPr>
          <w:rFonts w:ascii="Arial" w:hAnsi="Arial" w:cs="Arial"/>
        </w:rPr>
        <w:t xml:space="preserve">Vállalkozásunknál a fenti dokumentumok megőrzési ideje:</w:t>
      </w:r>
      <w:r>
        <w:rPr>
          <w:rFonts w:ascii="Arial" w:hAnsi="Arial" w:cs="Arial"/>
          <w:color w:val="0000FF"/>
        </w:rPr>
        <w:t xml:space="preserve"> a számviteli törvényben meghatározott idő.</w:t>
      </w:r>
    </w:p>
    <w:p w14:paraId="001D6731" w14:textId="77777777" w:rsidR="00B95434" w:rsidRPr="00554754" w:rsidRDefault="00B95434" w:rsidP="005613AE">
      <w:pPr>
        <w:jc w:val="both"/>
        <w:rPr>
          <w:rFonts w:ascii="Arial" w:hAnsi="Arial" w:cs="Arial"/>
        </w:rPr>
      </w:pPr>
    </w:p>
    <w:p w14:paraId="030C760E" w14:textId="77777777" w:rsidR="00B95434" w:rsidRDefault="00B95434" w:rsidP="005613AE">
      <w:pPr>
        <w:jc w:val="both"/>
        <w:rPr>
          <w:rFonts w:ascii="Arial" w:hAnsi="Arial" w:cs="Arial"/>
        </w:rPr>
      </w:pPr>
      <w:r>
        <w:rPr>
          <w:rFonts w:ascii="Arial" w:hAnsi="Arial" w:cs="Arial"/>
        </w:rPr>
        <w:t xml:space="preserve">A könyvviteli elszámolást közvetlenül és közvetetten alátámasztó </w:t>
      </w:r>
      <w:r>
        <w:rPr>
          <w:rFonts w:ascii="Arial" w:hAnsi="Arial" w:cs="Arial"/>
          <w:b/>
          <w:bCs/>
        </w:rPr>
        <w:t>számviteli bizonylatot</w:t>
      </w:r>
      <w:r>
        <w:rPr>
          <w:rFonts w:ascii="Arial" w:hAnsi="Arial" w:cs="Arial"/>
        </w:rPr>
        <w:t xml:space="preserve"> (ideértve a főkönyvi számlákat, az analitikus, illetve részletező nyilvántartásokat is), </w:t>
      </w:r>
      <w:r>
        <w:rPr>
          <w:rFonts w:ascii="Arial" w:hAnsi="Arial" w:cs="Arial"/>
          <w:b/>
          <w:bCs/>
        </w:rPr>
        <w:t>legalább 8 évig</w:t>
      </w:r>
      <w:r>
        <w:rPr>
          <w:rFonts w:ascii="Arial" w:hAnsi="Arial" w:cs="Arial"/>
        </w:rPr>
        <w:t xml:space="preserve"> kell olvasható formában, a könyvelési feljegyzések hivatkozása alapján visszakereshető módon megőrizni.</w:t>
      </w:r>
    </w:p>
    <w:p w14:paraId="1019B3DC" w14:textId="77777777" w:rsidR="00B95434" w:rsidRDefault="00B95434" w:rsidP="005613AE">
      <w:pPr>
        <w:jc w:val="both"/>
        <w:rPr>
          <w:rFonts w:ascii="Arial" w:hAnsi="Arial" w:cs="Arial"/>
        </w:rPr>
      </w:pPr>
      <w:r>
        <w:rPr>
          <w:rFonts w:ascii="Arial" w:hAnsi="Arial" w:cs="Arial"/>
        </w:rPr>
        <w:t xml:space="preserve">A szigorú számadású bizonylatok rontott példányaira is vonatkozik ez a megőrzési kötelezettség</w:t>
      </w:r>
    </w:p>
    <w:p w14:paraId="4515A653" w14:textId="77777777" w:rsidR="00B95434" w:rsidRDefault="00B95434" w:rsidP="005613AE">
      <w:pPr>
        <w:jc w:val="both"/>
        <w:rPr>
          <w:rFonts w:ascii="Arial" w:hAnsi="Arial" w:cs="Arial"/>
        </w:rPr>
      </w:pPr>
    </w:p>
    <w:p w14:paraId="6A9A8691" w14:textId="139478F3" w:rsidR="00B95434" w:rsidRDefault="00B95434" w:rsidP="005613AE">
      <w:pPr>
        <w:jc w:val="both"/>
        <w:rPr>
          <w:rFonts w:ascii="Arial" w:hAnsi="Arial" w:cs="Arial"/>
          <w:color w:val="0000FF"/>
        </w:rPr>
      </w:pPr>
      <w:r>
        <w:rPr>
          <w:rFonts w:ascii="Arial" w:hAnsi="Arial" w:cs="Arial"/>
        </w:rPr>
        <w:t xml:space="preserve">Vállalkozásunknál a könyvviteli elszámolást alátámasztó bizonylatok megőrzési ideje:</w:t>
      </w:r>
      <w:r>
        <w:rPr>
          <w:rFonts w:ascii="Arial" w:hAnsi="Arial" w:cs="Arial"/>
          <w:color w:val="0000FF"/>
        </w:rPr>
        <w:t xml:space="preserve"> a számviteli törvényben meghatározott idő.</w:t>
      </w:r>
    </w:p>
    <w:p w14:paraId="45296B0D" w14:textId="77777777" w:rsidR="00B95434" w:rsidRDefault="00B95434" w:rsidP="005613AE">
      <w:pPr>
        <w:jc w:val="both"/>
        <w:rPr>
          <w:rFonts w:ascii="Arial" w:hAnsi="Arial" w:cs="Arial"/>
          <w:color w:val="0000FF"/>
        </w:rPr>
      </w:pPr>
    </w:p>
    <w:p w14:paraId="60FCADA8" w14:textId="63E9954F" w:rsidR="00B95434" w:rsidRPr="00554754" w:rsidRDefault="00B95434" w:rsidP="005613AE">
      <w:pPr>
        <w:jc w:val="both"/>
        <w:rPr>
          <w:rFonts w:ascii="Arial" w:hAnsi="Arial" w:cs="Arial"/>
          <w:color w:val="0000FF"/>
        </w:rPr>
      </w:pPr>
      <w:r>
        <w:rPr>
          <w:rFonts w:ascii="Arial" w:hAnsi="Arial" w:cs="Arial"/>
          <w:color w:val="0000FF"/>
        </w:rPr>
        <w:t>Ha a számviteli politika más része eltérően nem rendelkezik, a bizonylat megőrzési idejét az általa alátámasztott számviteli beszámoló letétbehelyezésének időpontjától számítjuk.</w:t>
      </w:r>
    </w:p>
    <w:p w14:paraId="589F015D" w14:textId="77777777" w:rsidR="00B95434" w:rsidRDefault="00B95434" w:rsidP="005613AE">
      <w:pPr>
        <w:jc w:val="both"/>
        <w:rPr>
          <w:rFonts w:ascii="Arial" w:hAnsi="Arial" w:cs="Arial"/>
        </w:rPr>
      </w:pPr>
    </w:p>
    <w:p w14:paraId="670425DF"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elektronikus formában kiállított bizonylatot</w:t>
      </w:r>
      <w:r>
        <w:rPr>
          <w:rFonts w:ascii="Arial" w:hAnsi="Arial" w:cs="Arial"/>
        </w:rPr>
        <w:t xml:space="preserve"> – a digitális archiválás szabályairól szóló jogszabály előírásainak figyelembevételével – elektronikus formában kell megőrizni, oly módon, hogy az alkalmazott módszer biztosítsa a bizonylat összes adatának késedelem nélküli előállítását, folyamatos leolvashatóságát, illetve kizárja az utólagos módosítás lehetőségét.</w:t>
      </w:r>
    </w:p>
    <w:p w14:paraId="252DDB18" w14:textId="77777777" w:rsidR="00B95434" w:rsidRDefault="00B95434" w:rsidP="005613AE">
      <w:pPr>
        <w:jc w:val="both"/>
        <w:rPr>
          <w:rFonts w:ascii="Arial" w:hAnsi="Arial" w:cs="Arial"/>
        </w:rPr>
      </w:pPr>
    </w:p>
    <w:p w14:paraId="6B3ADD97" w14:textId="77777777" w:rsidR="00B95434" w:rsidRDefault="00B95434" w:rsidP="005613AE">
      <w:pPr>
        <w:jc w:val="both"/>
        <w:rPr>
          <w:rFonts w:ascii="Arial" w:hAnsi="Arial" w:cs="Arial"/>
        </w:rPr>
      </w:pPr>
      <w:r>
        <w:rPr>
          <w:rFonts w:ascii="Arial" w:hAnsi="Arial" w:cs="Arial"/>
        </w:rPr>
        <w:t xml:space="preserve">Az eredetileg nem elektronikus formában kiállított bizonylatról – a papíralapú dokumentumokról elektronikus úton történő másolat készítésének szabályairól szóló jogszabály előírásainak figyelembevételével – készített elektronikus másolattal a Számviteli törvény szerinti bizonylatmegőrzési kötelezettség teljesíthető, ha a másolatkészítés alkalmazott módszere biztosítja az eredeti bizonylat összes adatának késedelem nélküli előállítását, folyamatos leolvashatóságát, illetve kizárja az utólagos módosítás lehetőségét.</w:t>
      </w:r>
    </w:p>
    <w:p w14:paraId="4C53DAB2" w14:textId="77777777" w:rsidR="00B95434" w:rsidRDefault="00B95434" w:rsidP="005613AE">
      <w:pPr>
        <w:jc w:val="both"/>
        <w:rPr>
          <w:rFonts w:ascii="Arial" w:hAnsi="Arial" w:cs="Arial"/>
        </w:rPr>
      </w:pPr>
    </w:p>
    <w:p w14:paraId="47F9CDC8" w14:textId="77777777" w:rsidR="00B95434" w:rsidRPr="00554754" w:rsidRDefault="00B95434" w:rsidP="005613AE">
      <w:pPr>
        <w:jc w:val="both"/>
        <w:rPr>
          <w:rFonts w:ascii="Arial" w:hAnsi="Arial" w:cs="Arial"/>
        </w:rPr>
      </w:pPr>
      <w:r>
        <w:rPr>
          <w:rFonts w:ascii="Arial" w:hAnsi="Arial" w:cs="Arial"/>
        </w:rPr>
        <w:t>A megőrzési idő leteltével a bizonylatokat jegyzőkönyv alapján selejtezzük és megsemmisítjük, kivéve azokat a bizonylatokat, amelyek esetében jogszabály előírja a hosszabb megőrzési időt, illetve a bizonylat meghatározott szervezet részére történő átadását további megőrzés céljából, annak titkosítása mellett vagy a nélkül.</w:t>
      </w:r>
    </w:p>
    <w:p w14:paraId="555859CE" w14:textId="77777777" w:rsidR="00B95434" w:rsidRPr="00554754" w:rsidRDefault="00B95434" w:rsidP="005613AE">
      <w:pPr>
        <w:jc w:val="both"/>
        <w:rPr>
          <w:rFonts w:ascii="Arial" w:hAnsi="Arial" w:cs="Arial"/>
        </w:rPr>
      </w:pPr>
    </w:p>
    <w:p w14:paraId="397A201C" w14:textId="77777777" w:rsidR="00B95434" w:rsidRDefault="00B95434" w:rsidP="005613AE">
      <w:pPr>
        <w:jc w:val="both"/>
        <w:rPr>
          <w:rFonts w:ascii="Arial" w:hAnsi="Arial" w:cs="Arial"/>
        </w:rPr>
      </w:pPr>
    </w:p>
    <w:p w14:paraId="1D2E97B5" w14:textId="77777777" w:rsidR="00B95434" w:rsidRPr="000E6B3B" w:rsidRDefault="00B95434" w:rsidP="005613AE">
      <w:pPr>
        <w:jc w:val="both"/>
        <w:rPr>
          <w:rFonts w:ascii="Arial" w:hAnsi="Arial" w:cs="Arial"/>
          <w:b/>
          <w:bCs/>
        </w:rPr>
      </w:pPr>
      <w:r>
        <w:rPr>
          <w:rFonts w:ascii="Arial" w:hAnsi="Arial" w:cs="Arial"/>
          <w:b/>
          <w:bCs/>
        </w:rPr>
        <w:t>VII.4. SZÁMLAREND KÉSZÍTÉSÉHEZ KAPCSOLÓDÓ DÖNTÉSEK</w:t>
      </w:r>
    </w:p>
    <w:p w14:paraId="1F7EC3D0" w14:textId="77777777" w:rsidR="00B95434" w:rsidRDefault="00B95434" w:rsidP="005613AE">
      <w:pPr>
        <w:jc w:val="both"/>
        <w:rPr>
          <w:rFonts w:ascii="Arial" w:hAnsi="Arial" w:cs="Arial"/>
        </w:rPr>
      </w:pPr>
    </w:p>
    <w:p w14:paraId="5D2AB9DC" w14:textId="77777777" w:rsidR="00B95434" w:rsidRPr="000E6B3B" w:rsidRDefault="00B95434" w:rsidP="005613AE">
      <w:pPr>
        <w:jc w:val="both"/>
        <w:rPr>
          <w:rFonts w:ascii="Arial" w:hAnsi="Arial" w:cs="Arial"/>
        </w:rPr>
      </w:pPr>
      <w:r>
        <w:rPr>
          <w:rFonts w:ascii="Arial" w:hAnsi="Arial" w:cs="Arial"/>
        </w:rPr>
        <w:t xml:space="preserve">A számlarend összeállításáért, annak folyamatos karbantartásáért, a naprakész könyvvezetés helyességéért a Vállalkozás képviseletére jogosult személy a felelős.</w:t>
      </w:r>
    </w:p>
    <w:p w14:paraId="4B2908B5" w14:textId="77777777" w:rsidR="00B95434" w:rsidRPr="000E6B3B" w:rsidRDefault="00B95434" w:rsidP="005613AE">
      <w:pPr>
        <w:jc w:val="both"/>
        <w:rPr>
          <w:rFonts w:ascii="Arial" w:hAnsi="Arial" w:cs="Arial"/>
        </w:rPr>
      </w:pPr>
    </w:p>
    <w:p w14:paraId="003FF527" w14:textId="77777777" w:rsidR="00B95434" w:rsidRPr="000E6B3B" w:rsidRDefault="00B95434" w:rsidP="005613AE">
      <w:pPr>
        <w:jc w:val="both"/>
        <w:rPr>
          <w:rFonts w:ascii="Arial" w:hAnsi="Arial" w:cs="Arial"/>
        </w:rPr>
      </w:pPr>
      <w:r>
        <w:rPr>
          <w:rFonts w:ascii="Arial" w:hAnsi="Arial" w:cs="Arial"/>
        </w:rPr>
        <w:t xml:space="preserve">A Vállalkozás számlarendjéről külön szabályzat rendelkezik, mely tartalmazza:</w:t>
      </w:r>
    </w:p>
    <w:p w14:paraId="30AC9423" w14:textId="77777777" w:rsidR="00B95434" w:rsidRDefault="00B95434">
      <w:pPr>
        <w:numPr>
          <w:ilvl w:val="0"/>
          <w:numId w:val="4"/>
        </w:numPr>
        <w:spacing w:before="120"/>
        <w:ind w:left="714" w:hanging="357"/>
        <w:rPr>
          <w:rFonts w:ascii="Arial" w:hAnsi="Arial" w:cs="Arial"/>
        </w:rPr>
      </w:pPr>
      <w:r>
        <w:rPr>
          <w:rFonts w:ascii="Arial" w:hAnsi="Arial" w:cs="Arial"/>
        </w:rPr>
        <w:t>minden alkalmazásra kijelölt számla számjelét és megnevezését,</w:t>
      </w:r>
    </w:p>
    <w:p w14:paraId="67BBDAAE" w14:textId="77777777" w:rsidR="00B95434" w:rsidRDefault="00B95434">
      <w:pPr>
        <w:numPr>
          <w:ilvl w:val="0"/>
          <w:numId w:val="4"/>
        </w:numPr>
        <w:spacing w:before="120"/>
        <w:ind w:left="714" w:hanging="357"/>
        <w:rPr>
          <w:rFonts w:ascii="Arial" w:hAnsi="Arial" w:cs="Arial"/>
        </w:rPr>
      </w:pPr>
      <w:r>
        <w:rPr>
          <w:rFonts w:ascii="Arial" w:hAnsi="Arial" w:cs="Arial"/>
        </w:rPr>
        <w:t>a számla tartalmát, ha az a számla megnevezéséből egyértelműen nem következik, továbbá a számla értéke növekedésének, csökkenésének jogcímeit, a számlát érintő gazdasági eseményeket, azok más számlákkal való kapcsolatát,</w:t>
      </w:r>
    </w:p>
    <w:p w14:paraId="2CC136E1" w14:textId="77777777" w:rsidR="00B95434" w:rsidRDefault="00B95434">
      <w:pPr>
        <w:numPr>
          <w:ilvl w:val="0"/>
          <w:numId w:val="4"/>
        </w:numPr>
        <w:spacing w:before="120"/>
        <w:ind w:left="714" w:hanging="357"/>
        <w:rPr>
          <w:rFonts w:ascii="Arial" w:hAnsi="Arial" w:cs="Arial"/>
        </w:rPr>
      </w:pPr>
      <w:r>
        <w:rPr>
          <w:rFonts w:ascii="Arial" w:hAnsi="Arial" w:cs="Arial"/>
        </w:rPr>
        <w:lastRenderedPageBreak/>
        <w:t>a főkönyvi számla és az analitikus nyilvántartás kapcsolatát,</w:t>
      </w:r>
    </w:p>
    <w:p w14:paraId="0B631E46" w14:textId="77777777" w:rsidR="00B95434" w:rsidRDefault="00B95434">
      <w:pPr>
        <w:numPr>
          <w:ilvl w:val="0"/>
          <w:numId w:val="4"/>
        </w:numPr>
        <w:spacing w:before="120"/>
        <w:ind w:left="714" w:hanging="357"/>
        <w:rPr>
          <w:rFonts w:ascii="Arial" w:hAnsi="Arial" w:cs="Arial"/>
        </w:rPr>
      </w:pPr>
      <w:r>
        <w:rPr>
          <w:rFonts w:ascii="Arial" w:hAnsi="Arial" w:cs="Arial"/>
        </w:rPr>
        <w:t>a számlarendben foglaltakat alátámasztó bizonylati rendet.</w:t>
      </w:r>
    </w:p>
    <w:p w14:paraId="748D104F" w14:textId="77777777" w:rsidR="00B95434" w:rsidRDefault="00B95434" w:rsidP="005613AE">
      <w:pPr>
        <w:jc w:val="both"/>
        <w:rPr>
          <w:rFonts w:ascii="Arial" w:hAnsi="Arial" w:cs="Arial"/>
        </w:rPr>
      </w:pPr>
    </w:p>
    <w:p w14:paraId="62B79F55" w14:textId="77777777" w:rsidR="00B95434" w:rsidRPr="000E6B3B" w:rsidRDefault="00B95434" w:rsidP="005613AE">
      <w:pPr>
        <w:jc w:val="both"/>
        <w:rPr>
          <w:rFonts w:ascii="Arial" w:hAnsi="Arial" w:cs="Arial"/>
        </w:rPr>
      </w:pPr>
      <w:r>
        <w:rPr>
          <w:rFonts w:ascii="Arial" w:hAnsi="Arial" w:cs="Arial"/>
        </w:rPr>
        <w:t>Az analitikus nyilvántartások szoros kapcsolatban állnak a főkönyvi könyveléssel, és a kettő között az értékadatok számszerű egyeztetésének lehetősége biztosított. A kialakított számlarend a mérleg és az eredménykimutatás alátámasztásán túlmenően a kiegészítő melléklet adatainak közvetlen alátámasztására is alkalmas.</w:t>
      </w:r>
    </w:p>
    <w:p w14:paraId="39686ACD" w14:textId="77777777" w:rsidR="00B95434" w:rsidRPr="000E6B3B" w:rsidRDefault="00B95434" w:rsidP="005613AE">
      <w:pPr>
        <w:jc w:val="both"/>
        <w:rPr>
          <w:rFonts w:ascii="Arial" w:hAnsi="Arial" w:cs="Arial"/>
        </w:rPr>
      </w:pPr>
    </w:p>
    <w:p w14:paraId="75D61C07" w14:textId="77777777" w:rsidR="00B95434" w:rsidRPr="000E6B3B" w:rsidRDefault="00B95434" w:rsidP="005613AE">
      <w:pPr>
        <w:jc w:val="both"/>
        <w:rPr>
          <w:rFonts w:ascii="Arial" w:hAnsi="Arial" w:cs="Arial"/>
        </w:rPr>
      </w:pPr>
      <w:r>
        <w:rPr>
          <w:rFonts w:ascii="Arial" w:hAnsi="Arial" w:cs="Arial"/>
        </w:rPr>
        <w:t>A számlarendhez kapcsolódó döntések:</w:t>
      </w:r>
    </w:p>
    <w:p w14:paraId="31FE256A" w14:textId="77777777" w:rsidR="00B95434" w:rsidRDefault="00B95434">
      <w:pPr>
        <w:numPr>
          <w:ilvl w:val="0"/>
          <w:numId w:val="4"/>
        </w:numPr>
        <w:spacing w:before="120"/>
        <w:ind w:left="714" w:hanging="357"/>
        <w:rPr>
          <w:rFonts w:ascii="Arial" w:hAnsi="Arial" w:cs="Arial"/>
        </w:rPr>
      </w:pPr>
      <w:r>
        <w:rPr>
          <w:rFonts w:ascii="Arial" w:hAnsi="Arial" w:cs="Arial"/>
        </w:rPr>
        <w:t>a gazdálkodó szervezet fel kívánja használni a könyvviteli rendszert a vezetői információs igények kialakításához,</w:t>
      </w:r>
    </w:p>
    <w:p w14:paraId="7DEE2A7F" w14:textId="77777777" w:rsidR="00B95434" w:rsidRDefault="00B95434">
      <w:pPr>
        <w:numPr>
          <w:ilvl w:val="0"/>
          <w:numId w:val="4"/>
        </w:numPr>
        <w:spacing w:before="120"/>
        <w:ind w:left="714" w:hanging="357"/>
        <w:jc w:val="both"/>
        <w:rPr>
          <w:rFonts w:ascii="Arial" w:hAnsi="Arial" w:cs="Arial"/>
        </w:rPr>
      </w:pPr>
      <w:r>
        <w:rPr>
          <w:rFonts w:ascii="Arial" w:hAnsi="Arial" w:cs="Arial"/>
        </w:rPr>
        <w:t>a mérleg eszköz- és forrástételeit, az eredménykimutatás bevétel- és ráfordítástételeit alátámasztó főkönyvi számlák legalább a beszámoló sorainak megfelelő mélységben kerül tagolásra</w:t>
      </w:r>
    </w:p>
    <w:p w14:paraId="34E145EB" w14:textId="77777777" w:rsidR="00B95434" w:rsidRDefault="00B95434">
      <w:pPr>
        <w:numPr>
          <w:ilvl w:val="0"/>
          <w:numId w:val="4"/>
        </w:numPr>
        <w:spacing w:before="120"/>
        <w:ind w:left="714" w:hanging="357"/>
        <w:jc w:val="both"/>
        <w:rPr>
          <w:rFonts w:ascii="Arial" w:hAnsi="Arial" w:cs="Arial"/>
        </w:rPr>
      </w:pPr>
      <w:r>
        <w:rPr>
          <w:rFonts w:ascii="Arial" w:hAnsi="Arial" w:cs="Arial"/>
        </w:rPr>
        <w:t>egyes főkönyvi számlák esetében a részletező nyilvántartást a főkönyvi számlák további tagolásával, más főkönyvi számlák esetében az analitikus nyilvántartás vezetésével biztosítja a Vállalkozás</w:t>
      </w:r>
    </w:p>
    <w:p w14:paraId="414424E8" w14:textId="77777777" w:rsidR="00B95434" w:rsidRDefault="00B95434">
      <w:pPr>
        <w:numPr>
          <w:ilvl w:val="0"/>
          <w:numId w:val="4"/>
        </w:numPr>
        <w:spacing w:before="120"/>
        <w:ind w:left="714" w:hanging="357"/>
        <w:rPr>
          <w:rFonts w:ascii="Arial" w:hAnsi="Arial" w:cs="Arial"/>
          <w:color w:val="0000FF"/>
        </w:rPr>
      </w:pPr>
      <w:r>
        <w:rPr>
          <w:rFonts w:ascii="Arial" w:hAnsi="Arial" w:cs="Arial"/>
        </w:rPr>
        <w:t xml:space="preserve">a 6. és 7. számlaosztály a közvetlen és közvetett költségek elkülönítésére </w:t>
      </w:r>
      <w:r>
        <w:rPr>
          <w:rFonts w:ascii="Arial" w:hAnsi="Arial" w:cs="Arial"/>
          <w:color w:val="0000FF"/>
        </w:rPr>
        <w:t>alkalmazásra kerül/nem kerül alkalmazásra.</w:t>
      </w:r>
    </w:p>
    <w:p w14:paraId="6E48BEA1" w14:textId="77777777" w:rsidR="00B95434" w:rsidRDefault="00B95434" w:rsidP="005613AE">
      <w:pPr>
        <w:jc w:val="both"/>
        <w:rPr>
          <w:rFonts w:ascii="Arial" w:hAnsi="Arial" w:cs="Arial"/>
        </w:rPr>
      </w:pPr>
    </w:p>
    <w:p w14:paraId="12CFE2AE" w14:textId="77777777" w:rsidR="006D6FE5" w:rsidRDefault="006D6FE5" w:rsidP="005613AE">
      <w:pPr>
        <w:jc w:val="both"/>
        <w:rPr>
          <w:rFonts w:ascii="Arial" w:hAnsi="Arial" w:cs="Arial"/>
          <w:b/>
          <w:bCs/>
        </w:rPr>
      </w:pPr>
    </w:p>
    <w:p w14:paraId="1837A027" w14:textId="77777777" w:rsidR="006D6FE5" w:rsidRDefault="006D6FE5" w:rsidP="005613AE">
      <w:pPr>
        <w:jc w:val="both"/>
        <w:rPr>
          <w:rFonts w:ascii="Arial" w:hAnsi="Arial" w:cs="Arial"/>
          <w:b/>
          <w:bCs/>
        </w:rPr>
      </w:pPr>
    </w:p>
    <w:p w14:paraId="77C62B55" w14:textId="4C37EACD" w:rsidR="00B95434" w:rsidRDefault="00B95434" w:rsidP="005613AE">
      <w:pPr>
        <w:jc w:val="both"/>
        <w:rPr>
          <w:rFonts w:ascii="Arial" w:hAnsi="Arial" w:cs="Arial"/>
          <w:b/>
          <w:bCs/>
        </w:rPr>
      </w:pPr>
      <w:r>
        <w:rPr>
          <w:rFonts w:ascii="Arial" w:hAnsi="Arial" w:cs="Arial"/>
          <w:b/>
          <w:bCs/>
        </w:rPr>
        <w:t>VII.5. FŐKÖNYVI ÉS ANALITIKUS NYILVÁNTARTÁSOK</w:t>
      </w:r>
    </w:p>
    <w:p w14:paraId="08795E08" w14:textId="77777777" w:rsidR="00B95434" w:rsidRDefault="00B95434" w:rsidP="005613AE">
      <w:pPr>
        <w:jc w:val="both"/>
        <w:rPr>
          <w:rFonts w:ascii="Arial" w:hAnsi="Arial" w:cs="Arial"/>
        </w:rPr>
      </w:pPr>
    </w:p>
    <w:p w14:paraId="33192004" w14:textId="77777777" w:rsidR="00B95434" w:rsidRPr="007B0902" w:rsidRDefault="00B95434" w:rsidP="005613AE">
      <w:pPr>
        <w:jc w:val="both"/>
        <w:rPr>
          <w:rFonts w:ascii="Arial" w:hAnsi="Arial" w:cs="Arial"/>
          <w:b/>
          <w:bCs/>
        </w:rPr>
      </w:pPr>
      <w:r>
        <w:rPr>
          <w:rFonts w:ascii="Arial" w:hAnsi="Arial" w:cs="Arial"/>
          <w:b/>
          <w:bCs/>
        </w:rPr>
        <w:t>VII.5.1. Főkönyvi könyvelés</w:t>
      </w:r>
    </w:p>
    <w:p w14:paraId="65EDFB63" w14:textId="77777777" w:rsidR="00B95434" w:rsidRDefault="00B95434" w:rsidP="005613AE">
      <w:pPr>
        <w:jc w:val="both"/>
        <w:rPr>
          <w:rFonts w:ascii="Arial" w:hAnsi="Arial" w:cs="Arial"/>
        </w:rPr>
      </w:pPr>
    </w:p>
    <w:p w14:paraId="75D1FF2C"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főkönyvi könyvelés</w:t>
      </w:r>
      <w:r>
        <w:rPr>
          <w:rFonts w:ascii="Arial" w:hAnsi="Arial" w:cs="Arial"/>
        </w:rPr>
        <w:t xml:space="preserve"> az eszközökben és forrásokban bekövetkezett változásokat valósághűen, folyamatosan, zárt és áttekinthető rendszerben mutatja, az a mérleg és eredménykimutatás adatainak alátámasztásán túlmenően a kiegészítő melléklet adatainak közvetlen alátámasztására is alkalmas. </w:t>
      </w:r>
    </w:p>
    <w:p w14:paraId="14371EA4" w14:textId="77777777" w:rsidR="00B95434" w:rsidRDefault="00B95434" w:rsidP="005613AE">
      <w:pPr>
        <w:jc w:val="both"/>
        <w:rPr>
          <w:rFonts w:ascii="Arial" w:hAnsi="Arial" w:cs="Arial"/>
        </w:rPr>
      </w:pPr>
    </w:p>
    <w:p w14:paraId="219F4389" w14:textId="77777777" w:rsidR="00B95434" w:rsidRDefault="00B95434" w:rsidP="005613AE">
      <w:pPr>
        <w:jc w:val="both"/>
        <w:rPr>
          <w:rFonts w:ascii="Arial" w:hAnsi="Arial" w:cs="Arial"/>
        </w:rPr>
      </w:pPr>
      <w:r>
        <w:rPr>
          <w:rFonts w:ascii="Arial" w:hAnsi="Arial" w:cs="Arial"/>
        </w:rPr>
        <w:t xml:space="preserve">A főkönyvi könyvelés kialakítása, karbantartása és működtetése </w:t>
      </w:r>
      <w:r>
        <w:rPr>
          <w:rFonts w:ascii="Arial" w:hAnsi="Arial" w:cs="Arial"/>
          <w:color w:val="0000FF"/>
        </w:rPr>
        <w:t xml:space="preserve">a számviteli rendért felelős személy </w:t>
      </w:r>
      <w:r>
        <w:rPr>
          <w:rFonts w:ascii="Arial" w:hAnsi="Arial" w:cs="Arial"/>
        </w:rPr>
        <w:t>hatásköre.</w:t>
      </w:r>
    </w:p>
    <w:p w14:paraId="75EE9CF5" w14:textId="77777777" w:rsidR="00B95434" w:rsidRDefault="00B95434" w:rsidP="005613AE">
      <w:pPr>
        <w:jc w:val="both"/>
        <w:rPr>
          <w:rFonts w:ascii="Arial" w:hAnsi="Arial" w:cs="Arial"/>
        </w:rPr>
      </w:pPr>
    </w:p>
    <w:p w14:paraId="5E085A10" w14:textId="77777777" w:rsidR="00B95434" w:rsidRDefault="00B95434" w:rsidP="005613AE">
      <w:pPr>
        <w:jc w:val="both"/>
        <w:rPr>
          <w:rFonts w:ascii="Arial" w:hAnsi="Arial" w:cs="Arial"/>
        </w:rPr>
      </w:pPr>
      <w:r>
        <w:rPr>
          <w:rFonts w:ascii="Arial" w:hAnsi="Arial" w:cs="Arial"/>
        </w:rPr>
        <w:t xml:space="preserve">A főkönyvi könyvelés alkalmazott főkönyvi számláinak megnevezését és tartalmát, valamint a leggyakoribb számlaösszefüggéseket a számlarend tartalmazza. A számlarendben került szabályozásra továbbá az egyes számlákhoz kapcsolódó bizonylati rend, és a kapcsolódó analitika, valamint az analitika és a főkönyv kapcsolatai is. </w:t>
      </w:r>
    </w:p>
    <w:p w14:paraId="017409C8" w14:textId="77777777" w:rsidR="00B95434" w:rsidRDefault="00B95434" w:rsidP="005613AE">
      <w:pPr>
        <w:jc w:val="both"/>
        <w:rPr>
          <w:rFonts w:ascii="Arial" w:hAnsi="Arial" w:cs="Arial"/>
        </w:rPr>
      </w:pPr>
    </w:p>
    <w:p w14:paraId="5BA7FBB2" w14:textId="77777777" w:rsidR="00B95434" w:rsidRPr="007B0902" w:rsidRDefault="00B95434" w:rsidP="005613AE">
      <w:pPr>
        <w:jc w:val="both"/>
        <w:rPr>
          <w:rFonts w:ascii="Arial" w:hAnsi="Arial" w:cs="Arial"/>
          <w:b/>
          <w:bCs/>
        </w:rPr>
      </w:pPr>
      <w:r>
        <w:rPr>
          <w:rFonts w:ascii="Arial" w:hAnsi="Arial" w:cs="Arial"/>
          <w:b/>
          <w:bCs/>
        </w:rPr>
        <w:t>VII.5.2. Részletező (analitikus) nyilvántartások</w:t>
      </w:r>
    </w:p>
    <w:p w14:paraId="566FC4CA" w14:textId="77777777" w:rsidR="00B95434" w:rsidRDefault="00B95434" w:rsidP="005613AE">
      <w:pPr>
        <w:jc w:val="both"/>
        <w:rPr>
          <w:rFonts w:ascii="Arial" w:hAnsi="Arial" w:cs="Arial"/>
        </w:rPr>
      </w:pPr>
    </w:p>
    <w:p w14:paraId="18DD589F" w14:textId="77777777" w:rsidR="00B95434" w:rsidRDefault="00B95434" w:rsidP="005613AE">
      <w:pPr>
        <w:jc w:val="both"/>
        <w:rPr>
          <w:rFonts w:ascii="Arial" w:hAnsi="Arial" w:cs="Arial"/>
        </w:rPr>
      </w:pPr>
      <w:r>
        <w:rPr>
          <w:rFonts w:ascii="Arial" w:hAnsi="Arial" w:cs="Arial"/>
        </w:rPr>
        <w:t xml:space="preserve">A főkönyvi könyveléssel szoros kapcsolatban - az értékadatok számszerű egyeztetésének lehetőségét biztosítva - </w:t>
      </w:r>
      <w:r>
        <w:rPr>
          <w:rFonts w:ascii="Arial" w:hAnsi="Arial" w:cs="Arial"/>
          <w:b/>
          <w:bCs/>
        </w:rPr>
        <w:t>további részletező nyilvántartásokat</w:t>
      </w:r>
      <w:r>
        <w:rPr>
          <w:rFonts w:ascii="Arial" w:hAnsi="Arial" w:cs="Arial"/>
        </w:rPr>
        <w:t xml:space="preserve"> is vezetni kell, amennyiben azt jogszabály vagy belső szabályzat előírja, illetőleg az áttekinthetőség követelménye, az adatok mennyisége azt indokolja. </w:t>
      </w:r>
    </w:p>
    <w:p w14:paraId="7E9D7A10" w14:textId="77777777" w:rsidR="00B95434" w:rsidRDefault="00B95434" w:rsidP="005613AE">
      <w:pPr>
        <w:jc w:val="both"/>
        <w:rPr>
          <w:rFonts w:ascii="Arial" w:hAnsi="Arial" w:cs="Arial"/>
        </w:rPr>
      </w:pPr>
    </w:p>
    <w:p w14:paraId="7A60C1C1" w14:textId="77777777" w:rsidR="00B95434" w:rsidRDefault="00B95434" w:rsidP="005613AE">
      <w:pPr>
        <w:jc w:val="both"/>
        <w:rPr>
          <w:rFonts w:ascii="Arial" w:hAnsi="Arial" w:cs="Arial"/>
        </w:rPr>
      </w:pPr>
      <w:r>
        <w:rPr>
          <w:rFonts w:ascii="Arial" w:hAnsi="Arial" w:cs="Arial"/>
        </w:rPr>
        <w:lastRenderedPageBreak/>
        <w:t xml:space="preserve">A főkönyvi könyvelés, az analitikus nyilvántartások és a bizonylatok adatai közötti egyeztetés és ellenőrzés logikailag zárt rendszerének kialakítása, karbantartása és működtetése </w:t>
      </w:r>
      <w:r>
        <w:rPr>
          <w:rFonts w:ascii="Arial" w:hAnsi="Arial" w:cs="Arial"/>
          <w:color w:val="0000FF"/>
        </w:rPr>
        <w:t>a számviteli rendért felelős személy</w:t>
      </w:r>
      <w:r>
        <w:rPr>
          <w:rFonts w:ascii="Arial" w:hAnsi="Arial" w:cs="Arial"/>
        </w:rPr>
        <w:t xml:space="preserve"> hatásköre és felelőssége.</w:t>
      </w:r>
    </w:p>
    <w:p w14:paraId="6CF5F263" w14:textId="77777777" w:rsidR="00B95434" w:rsidRDefault="00B95434" w:rsidP="005613AE">
      <w:pPr>
        <w:jc w:val="both"/>
        <w:rPr>
          <w:rFonts w:ascii="Arial" w:hAnsi="Arial" w:cs="Arial"/>
        </w:rPr>
      </w:pPr>
    </w:p>
    <w:p w14:paraId="3260A1BF" w14:textId="77777777" w:rsidR="00B95434" w:rsidRDefault="00B95434" w:rsidP="005613AE">
      <w:pPr>
        <w:jc w:val="both"/>
        <w:rPr>
          <w:rFonts w:ascii="Arial" w:hAnsi="Arial" w:cs="Arial"/>
          <w:b/>
          <w:bCs/>
        </w:rPr>
      </w:pPr>
      <w:r>
        <w:rPr>
          <w:rFonts w:ascii="Arial" w:hAnsi="Arial" w:cs="Arial"/>
          <w:b/>
          <w:bCs/>
        </w:rPr>
        <w:t>VII.5.3. Analitikus és főkönyvi adatok egyeztetése</w:t>
      </w:r>
    </w:p>
    <w:p w14:paraId="4029F7E0" w14:textId="77777777" w:rsidR="00B95434" w:rsidRPr="007B0902" w:rsidRDefault="00B95434" w:rsidP="005613AE">
      <w:pPr>
        <w:jc w:val="both"/>
        <w:rPr>
          <w:rFonts w:ascii="Arial" w:hAnsi="Arial" w:cs="Arial"/>
        </w:rPr>
      </w:pPr>
    </w:p>
    <w:p w14:paraId="25171DE6" w14:textId="77777777" w:rsidR="00B95434" w:rsidRDefault="00B95434" w:rsidP="005613AE">
      <w:pPr>
        <w:jc w:val="both"/>
        <w:rPr>
          <w:rFonts w:ascii="Arial" w:hAnsi="Arial" w:cs="Arial"/>
        </w:rPr>
      </w:pPr>
      <w:r>
        <w:rPr>
          <w:rFonts w:ascii="Arial" w:hAnsi="Arial" w:cs="Arial"/>
        </w:rPr>
        <w:t>Az analitikus nyilvántartások és a főkönyvi könyvelés adatainak összhangja a munkafolyamat kialakítása által biztosított, az egyezőség ellenőrzésére a mérlegkészítés során minden esetben sor kerül.</w:t>
      </w:r>
    </w:p>
    <w:p w14:paraId="02E2CC03" w14:textId="77777777" w:rsidR="00B95434" w:rsidRDefault="00B95434" w:rsidP="005613AE">
      <w:pPr>
        <w:jc w:val="both"/>
        <w:rPr>
          <w:rFonts w:ascii="Arial" w:hAnsi="Arial" w:cs="Arial"/>
        </w:rPr>
      </w:pPr>
    </w:p>
    <w:p w14:paraId="51B93F31" w14:textId="77777777" w:rsidR="00B95434" w:rsidRPr="007B0902" w:rsidRDefault="00B95434" w:rsidP="005613AE">
      <w:pPr>
        <w:jc w:val="both"/>
        <w:rPr>
          <w:rFonts w:ascii="Arial" w:hAnsi="Arial" w:cs="Arial"/>
          <w:color w:val="0000FF"/>
        </w:rPr>
      </w:pPr>
      <w:r>
        <w:rPr>
          <w:rFonts w:ascii="Arial" w:hAnsi="Arial" w:cs="Arial"/>
          <w:color w:val="0000FF"/>
        </w:rPr>
        <w:t>Az analitikus nyilvántartások és a főkönyvi könyvelés adatainak egyezőségét a zárt rendszerű adatfeldolgozás biztosítja.</w:t>
      </w:r>
    </w:p>
    <w:p w14:paraId="4ABA2C2B" w14:textId="77777777" w:rsidR="00B95434" w:rsidRDefault="00B95434" w:rsidP="005613AE">
      <w:pPr>
        <w:jc w:val="both"/>
        <w:rPr>
          <w:rFonts w:ascii="Arial" w:hAnsi="Arial" w:cs="Arial"/>
        </w:rPr>
      </w:pPr>
    </w:p>
    <w:p w14:paraId="291C6A6A" w14:textId="77777777" w:rsidR="006D6FE5" w:rsidRDefault="006D6FE5" w:rsidP="005613AE">
      <w:pPr>
        <w:jc w:val="both"/>
        <w:rPr>
          <w:rFonts w:ascii="Arial" w:hAnsi="Arial" w:cs="Arial"/>
          <w:b/>
          <w:bCs/>
        </w:rPr>
      </w:pPr>
    </w:p>
    <w:p w14:paraId="0BA58051" w14:textId="77777777" w:rsidR="006D6FE5" w:rsidRDefault="006D6FE5" w:rsidP="005613AE">
      <w:pPr>
        <w:jc w:val="both"/>
        <w:rPr>
          <w:rFonts w:ascii="Arial" w:hAnsi="Arial" w:cs="Arial"/>
          <w:b/>
          <w:bCs/>
        </w:rPr>
      </w:pPr>
    </w:p>
    <w:p w14:paraId="633D57A5" w14:textId="422B2133" w:rsidR="00B95434" w:rsidRPr="007B0902" w:rsidRDefault="00B95434" w:rsidP="005613AE">
      <w:pPr>
        <w:jc w:val="both"/>
        <w:rPr>
          <w:rFonts w:ascii="Arial" w:hAnsi="Arial" w:cs="Arial"/>
          <w:b/>
          <w:bCs/>
        </w:rPr>
      </w:pPr>
      <w:r>
        <w:rPr>
          <w:rFonts w:ascii="Arial" w:hAnsi="Arial" w:cs="Arial"/>
          <w:b/>
          <w:bCs/>
        </w:rPr>
        <w:t xml:space="preserve">VII.6. KIEMELT SZÁMVITELI TEENDŐK, KÖNYVVITELI ZÁRLAT</w:t>
      </w:r>
    </w:p>
    <w:p w14:paraId="43582F9B" w14:textId="77777777" w:rsidR="00B95434" w:rsidRDefault="00B95434" w:rsidP="005613AE">
      <w:pPr>
        <w:jc w:val="both"/>
        <w:rPr>
          <w:rFonts w:ascii="Arial" w:hAnsi="Arial" w:cs="Arial"/>
        </w:rPr>
      </w:pPr>
    </w:p>
    <w:p w14:paraId="29271EE8" w14:textId="77777777" w:rsidR="00B95434" w:rsidRDefault="00B95434" w:rsidP="005613AE">
      <w:pPr>
        <w:jc w:val="both"/>
        <w:rPr>
          <w:rFonts w:ascii="Arial" w:hAnsi="Arial" w:cs="Arial"/>
        </w:rPr>
      </w:pPr>
      <w:r>
        <w:rPr>
          <w:rFonts w:ascii="Arial" w:hAnsi="Arial" w:cs="Arial"/>
        </w:rPr>
        <w:t xml:space="preserve">A számviteli bizonylatok könyvekben történő rögzítésének ütemezését az előírások szerint, a zárlati és értékelési feladatok (így különösen az egyeztetések, az értékelésből eredő tételek, az üzleti évek között áthúzódó tételek, valamint az éves elszámolású tételek meghatározása és könyvviteli elszámolása) ütemezését pedig a beszámoló összeállításához alkalmazkodva, azt megelőzően kell végrehajtani.</w:t>
      </w:r>
    </w:p>
    <w:p w14:paraId="5CD97CB3" w14:textId="77777777" w:rsidR="00B95434" w:rsidRDefault="00B95434" w:rsidP="005613AE">
      <w:pPr>
        <w:jc w:val="both"/>
        <w:rPr>
          <w:rFonts w:ascii="Arial" w:hAnsi="Arial" w:cs="Arial"/>
        </w:rPr>
      </w:pPr>
    </w:p>
    <w:p w14:paraId="1E91D7BD" w14:textId="60754B94" w:rsidR="00B95434" w:rsidRPr="00416358" w:rsidRDefault="00B95434" w:rsidP="005613AE">
      <w:pPr>
        <w:jc w:val="both"/>
        <w:rPr>
          <w:rFonts w:ascii="Arial" w:hAnsi="Arial" w:cs="Arial"/>
          <w:color w:val="FF0000"/>
        </w:rPr>
      </w:pPr>
      <w:r>
        <w:rPr>
          <w:rFonts w:ascii="Arial" w:hAnsi="Arial" w:cs="Arial"/>
          <w:color w:val="0000FF"/>
        </w:rPr>
        <w:t xml:space="preserve">Vállalkozásunknál a kiemelt számviteli teendők ütemezése az alábbi </w:t>
      </w:r>
      <w:r>
        <w:rPr>
          <w:rFonts w:ascii="Arial" w:hAnsi="Arial" w:cs="Arial"/>
          <w:color w:val="FF0000"/>
        </w:rPr>
        <w:t>(VÁLLAKOZÁSSPECIFIKUSRA KELL ALAKÍTANI)</w:t>
      </w:r>
    </w:p>
    <w:p w14:paraId="29EA3D8E" w14:textId="77777777" w:rsidR="00416358" w:rsidRPr="00416358" w:rsidRDefault="00416358" w:rsidP="005613AE">
      <w:pPr>
        <w:jc w:val="both"/>
        <w:rPr>
          <w:rFonts w:ascii="Arial" w:hAnsi="Arial" w:cs="Arial"/>
          <w:color w:val="FF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9"/>
        <w:gridCol w:w="4523"/>
      </w:tblGrid>
      <w:tr w:rsidR="00B95434" w:rsidRPr="00354F00" w14:paraId="5D3E5B79" w14:textId="77777777">
        <w:tc>
          <w:tcPr>
            <w:tcW w:w="4605" w:type="dxa"/>
            <w:tcBorders>
              <w:top w:val="single" w:sz="4" w:space="0" w:color="auto"/>
              <w:left w:val="single" w:sz="4" w:space="0" w:color="auto"/>
              <w:bottom w:val="single" w:sz="4" w:space="0" w:color="auto"/>
              <w:right w:val="single" w:sz="4" w:space="0" w:color="auto"/>
            </w:tcBorders>
          </w:tcPr>
          <w:p w14:paraId="5C0E3909" w14:textId="77777777" w:rsidR="00B95434" w:rsidRPr="00354F00" w:rsidRDefault="00B95434" w:rsidP="005613AE">
            <w:pPr>
              <w:jc w:val="center"/>
              <w:rPr>
                <w:rFonts w:ascii="Arial" w:hAnsi="Arial" w:cs="Arial"/>
                <w:b/>
                <w:bCs/>
                <w:color w:val="0000FF"/>
              </w:rPr>
            </w:pPr>
            <w:r>
              <w:rPr>
                <w:rFonts w:ascii="Arial" w:hAnsi="Arial" w:cs="Arial"/>
                <w:b/>
                <w:bCs/>
                <w:color w:val="0000FF"/>
              </w:rPr>
              <w:t>Számviteli teendő</w:t>
            </w:r>
          </w:p>
        </w:tc>
        <w:tc>
          <w:tcPr>
            <w:tcW w:w="4605" w:type="dxa"/>
            <w:tcBorders>
              <w:top w:val="single" w:sz="4" w:space="0" w:color="auto"/>
              <w:left w:val="single" w:sz="4" w:space="0" w:color="auto"/>
              <w:bottom w:val="single" w:sz="4" w:space="0" w:color="auto"/>
              <w:right w:val="single" w:sz="4" w:space="0" w:color="auto"/>
            </w:tcBorders>
          </w:tcPr>
          <w:p w14:paraId="28AF0422" w14:textId="77777777" w:rsidR="00B95434" w:rsidRPr="00354F00" w:rsidRDefault="00B95434" w:rsidP="005613AE">
            <w:pPr>
              <w:jc w:val="center"/>
              <w:rPr>
                <w:rFonts w:ascii="Arial" w:hAnsi="Arial" w:cs="Arial"/>
                <w:b/>
                <w:bCs/>
                <w:color w:val="0000FF"/>
              </w:rPr>
            </w:pPr>
            <w:r>
              <w:rPr>
                <w:rFonts w:ascii="Arial" w:hAnsi="Arial" w:cs="Arial"/>
                <w:b/>
                <w:bCs/>
                <w:color w:val="0000FF"/>
              </w:rPr>
              <w:t>Határidő</w:t>
            </w:r>
          </w:p>
        </w:tc>
      </w:tr>
      <w:tr w:rsidR="00B95434" w:rsidRPr="00354F00" w14:paraId="16FDB590" w14:textId="77777777">
        <w:tc>
          <w:tcPr>
            <w:tcW w:w="4605" w:type="dxa"/>
            <w:tcBorders>
              <w:top w:val="single" w:sz="4" w:space="0" w:color="auto"/>
              <w:left w:val="single" w:sz="4" w:space="0" w:color="auto"/>
              <w:bottom w:val="single" w:sz="4" w:space="0" w:color="auto"/>
              <w:right w:val="single" w:sz="4" w:space="0" w:color="auto"/>
            </w:tcBorders>
          </w:tcPr>
          <w:p w14:paraId="3C4829F7" w14:textId="77777777" w:rsidR="00B95434" w:rsidRPr="00354F00" w:rsidRDefault="00B95434" w:rsidP="005613AE">
            <w:pPr>
              <w:rPr>
                <w:rFonts w:ascii="Arial" w:hAnsi="Arial" w:cs="Arial"/>
                <w:color w:val="0000FF"/>
              </w:rPr>
            </w:pPr>
            <w:r>
              <w:rPr>
                <w:rFonts w:ascii="Arial" w:hAnsi="Arial" w:cs="Arial"/>
                <w:color w:val="0000FF"/>
              </w:rPr>
              <w:t xml:space="preserve">Főkönyvi kivonat készítése                                                                          </w:t>
            </w:r>
          </w:p>
        </w:tc>
        <w:tc>
          <w:tcPr>
            <w:tcW w:w="4605" w:type="dxa"/>
            <w:tcBorders>
              <w:top w:val="single" w:sz="4" w:space="0" w:color="auto"/>
              <w:left w:val="single" w:sz="4" w:space="0" w:color="auto"/>
              <w:bottom w:val="single" w:sz="4" w:space="0" w:color="auto"/>
              <w:right w:val="single" w:sz="4" w:space="0" w:color="auto"/>
            </w:tcBorders>
          </w:tcPr>
          <w:p w14:paraId="377ECFFC" w14:textId="77777777" w:rsidR="00B95434" w:rsidRPr="00354F00" w:rsidRDefault="00B95434" w:rsidP="005613AE">
            <w:pPr>
              <w:rPr>
                <w:rFonts w:ascii="Arial" w:hAnsi="Arial" w:cs="Arial"/>
                <w:color w:val="0000FF"/>
              </w:rPr>
            </w:pPr>
            <w:r>
              <w:rPr>
                <w:rFonts w:ascii="Arial" w:hAnsi="Arial" w:cs="Arial"/>
                <w:color w:val="0000FF"/>
              </w:rPr>
              <w:t xml:space="preserve">adatszolgáltatáskor, de legalább negyedévente  </w:t>
            </w:r>
          </w:p>
        </w:tc>
      </w:tr>
      <w:tr w:rsidR="00B95434" w:rsidRPr="00354F00" w14:paraId="45561692" w14:textId="77777777">
        <w:tc>
          <w:tcPr>
            <w:tcW w:w="4605" w:type="dxa"/>
            <w:tcBorders>
              <w:top w:val="single" w:sz="4" w:space="0" w:color="auto"/>
              <w:left w:val="single" w:sz="4" w:space="0" w:color="auto"/>
              <w:bottom w:val="single" w:sz="4" w:space="0" w:color="auto"/>
              <w:right w:val="single" w:sz="4" w:space="0" w:color="auto"/>
            </w:tcBorders>
          </w:tcPr>
          <w:p w14:paraId="1E2B25F0" w14:textId="77777777" w:rsidR="00B95434" w:rsidRPr="00354F00" w:rsidRDefault="00B95434" w:rsidP="005613AE">
            <w:pPr>
              <w:rPr>
                <w:rFonts w:ascii="Arial" w:hAnsi="Arial" w:cs="Arial"/>
                <w:color w:val="0000FF"/>
              </w:rPr>
            </w:pPr>
            <w:r>
              <w:rPr>
                <w:rFonts w:ascii="Arial" w:hAnsi="Arial" w:cs="Arial"/>
                <w:color w:val="0000FF"/>
              </w:rPr>
              <w:t xml:space="preserve">Terv szerinti értékcsökkenés elszámolása                                                            </w:t>
            </w:r>
          </w:p>
        </w:tc>
        <w:tc>
          <w:tcPr>
            <w:tcW w:w="4605" w:type="dxa"/>
            <w:tcBorders>
              <w:top w:val="single" w:sz="4" w:space="0" w:color="auto"/>
              <w:left w:val="single" w:sz="4" w:space="0" w:color="auto"/>
              <w:bottom w:val="single" w:sz="4" w:space="0" w:color="auto"/>
              <w:right w:val="single" w:sz="4" w:space="0" w:color="auto"/>
            </w:tcBorders>
          </w:tcPr>
          <w:p w14:paraId="785B2CBE" w14:textId="77777777" w:rsidR="00B95434" w:rsidRDefault="00B95434" w:rsidP="005613AE">
            <w:pPr>
              <w:rPr>
                <w:rFonts w:ascii="Arial" w:hAnsi="Arial" w:cs="Arial"/>
                <w:color w:val="0000FF"/>
              </w:rPr>
            </w:pPr>
            <w:r>
              <w:rPr>
                <w:rFonts w:ascii="Arial" w:hAnsi="Arial" w:cs="Arial"/>
                <w:color w:val="0000FF"/>
              </w:rPr>
              <w:t>évente/negyedévente/havonta/</w:t>
            </w:r>
          </w:p>
          <w:p w14:paraId="5CD07CF1" w14:textId="77777777" w:rsidR="00B95434" w:rsidRPr="00354F00" w:rsidRDefault="00B95434" w:rsidP="005613AE">
            <w:pPr>
              <w:rPr>
                <w:rFonts w:ascii="Arial" w:hAnsi="Arial" w:cs="Arial"/>
                <w:color w:val="0000FF"/>
              </w:rPr>
            </w:pPr>
            <w:r>
              <w:rPr>
                <w:rFonts w:ascii="Arial" w:hAnsi="Arial" w:cs="Arial"/>
                <w:color w:val="0000FF"/>
              </w:rPr>
              <w:t>és a kivezetéskor</w:t>
            </w:r>
          </w:p>
        </w:tc>
      </w:tr>
      <w:tr w:rsidR="00B95434" w:rsidRPr="00354F00" w14:paraId="2B3DA077" w14:textId="77777777">
        <w:tc>
          <w:tcPr>
            <w:tcW w:w="4605" w:type="dxa"/>
            <w:tcBorders>
              <w:top w:val="single" w:sz="4" w:space="0" w:color="auto"/>
              <w:left w:val="single" w:sz="4" w:space="0" w:color="auto"/>
              <w:bottom w:val="single" w:sz="4" w:space="0" w:color="auto"/>
              <w:right w:val="single" w:sz="4" w:space="0" w:color="auto"/>
            </w:tcBorders>
          </w:tcPr>
          <w:p w14:paraId="12ACC3E5" w14:textId="77777777" w:rsidR="00B95434" w:rsidRPr="00354F00" w:rsidRDefault="00B95434" w:rsidP="005613AE">
            <w:pPr>
              <w:rPr>
                <w:rFonts w:ascii="Arial" w:hAnsi="Arial" w:cs="Arial"/>
                <w:color w:val="0000FF"/>
              </w:rPr>
            </w:pPr>
            <w:r>
              <w:rPr>
                <w:rFonts w:ascii="Arial" w:hAnsi="Arial" w:cs="Arial"/>
                <w:color w:val="0000FF"/>
              </w:rPr>
              <w:t xml:space="preserve">Terven felüli értékcsökkenés elszámolása                                                            </w:t>
            </w:r>
          </w:p>
        </w:tc>
        <w:tc>
          <w:tcPr>
            <w:tcW w:w="4605" w:type="dxa"/>
            <w:tcBorders>
              <w:top w:val="single" w:sz="4" w:space="0" w:color="auto"/>
              <w:left w:val="single" w:sz="4" w:space="0" w:color="auto"/>
              <w:bottom w:val="single" w:sz="4" w:space="0" w:color="auto"/>
              <w:right w:val="single" w:sz="4" w:space="0" w:color="auto"/>
            </w:tcBorders>
          </w:tcPr>
          <w:p w14:paraId="08E3EE67" w14:textId="77777777" w:rsidR="00B95434" w:rsidRPr="00354F00" w:rsidRDefault="00B95434" w:rsidP="005613AE">
            <w:pPr>
              <w:rPr>
                <w:rFonts w:ascii="Arial" w:hAnsi="Arial" w:cs="Arial"/>
                <w:color w:val="0000FF"/>
              </w:rPr>
            </w:pPr>
            <w:r>
              <w:rPr>
                <w:rFonts w:ascii="Arial" w:hAnsi="Arial" w:cs="Arial"/>
                <w:color w:val="0000FF"/>
              </w:rPr>
              <w:t>értékeléskor vagy az esemény bekövetkeztekor</w:t>
            </w:r>
          </w:p>
        </w:tc>
      </w:tr>
      <w:tr w:rsidR="00B95434" w:rsidRPr="00354F00" w14:paraId="5BAEC4B3" w14:textId="77777777">
        <w:tc>
          <w:tcPr>
            <w:tcW w:w="4605" w:type="dxa"/>
            <w:tcBorders>
              <w:top w:val="single" w:sz="4" w:space="0" w:color="auto"/>
              <w:left w:val="single" w:sz="4" w:space="0" w:color="auto"/>
              <w:bottom w:val="single" w:sz="4" w:space="0" w:color="auto"/>
              <w:right w:val="single" w:sz="4" w:space="0" w:color="auto"/>
            </w:tcBorders>
          </w:tcPr>
          <w:p w14:paraId="7641ADCC" w14:textId="77777777" w:rsidR="00B95434" w:rsidRPr="00354F00" w:rsidRDefault="00B95434" w:rsidP="005613AE">
            <w:pPr>
              <w:rPr>
                <w:rFonts w:ascii="Arial" w:hAnsi="Arial" w:cs="Arial"/>
                <w:color w:val="0000FF"/>
              </w:rPr>
            </w:pPr>
            <w:r>
              <w:rPr>
                <w:rFonts w:ascii="Arial" w:hAnsi="Arial" w:cs="Arial"/>
                <w:color w:val="0000FF"/>
              </w:rPr>
              <w:t xml:space="preserve">Értékvesztések elszámolása                                                                          </w:t>
            </w:r>
          </w:p>
        </w:tc>
        <w:tc>
          <w:tcPr>
            <w:tcW w:w="4605" w:type="dxa"/>
            <w:tcBorders>
              <w:top w:val="single" w:sz="4" w:space="0" w:color="auto"/>
              <w:left w:val="single" w:sz="4" w:space="0" w:color="auto"/>
              <w:bottom w:val="single" w:sz="4" w:space="0" w:color="auto"/>
              <w:right w:val="single" w:sz="4" w:space="0" w:color="auto"/>
            </w:tcBorders>
          </w:tcPr>
          <w:p w14:paraId="50B570A2" w14:textId="77777777" w:rsidR="00B95434" w:rsidRPr="00354F00" w:rsidRDefault="00B95434" w:rsidP="005613AE">
            <w:pPr>
              <w:rPr>
                <w:rFonts w:ascii="Arial" w:hAnsi="Arial" w:cs="Arial"/>
                <w:color w:val="0000FF"/>
              </w:rPr>
            </w:pPr>
            <w:r>
              <w:rPr>
                <w:rFonts w:ascii="Arial" w:hAnsi="Arial" w:cs="Arial"/>
                <w:color w:val="0000FF"/>
              </w:rPr>
              <w:t>értékeléskor vagy az esemény bekövetkeztekor</w:t>
            </w:r>
          </w:p>
        </w:tc>
      </w:tr>
      <w:tr w:rsidR="00B95434" w:rsidRPr="00354F00" w14:paraId="71D2769D" w14:textId="77777777">
        <w:tc>
          <w:tcPr>
            <w:tcW w:w="4605" w:type="dxa"/>
            <w:tcBorders>
              <w:top w:val="single" w:sz="4" w:space="0" w:color="auto"/>
              <w:left w:val="single" w:sz="4" w:space="0" w:color="auto"/>
              <w:bottom w:val="single" w:sz="4" w:space="0" w:color="auto"/>
              <w:right w:val="single" w:sz="4" w:space="0" w:color="auto"/>
            </w:tcBorders>
          </w:tcPr>
          <w:p w14:paraId="5ABCFCAA" w14:textId="77777777" w:rsidR="00B95434" w:rsidRPr="00354F00" w:rsidRDefault="00B95434" w:rsidP="005613AE">
            <w:pPr>
              <w:rPr>
                <w:rFonts w:ascii="Arial" w:hAnsi="Arial" w:cs="Arial"/>
                <w:color w:val="0000FF"/>
              </w:rPr>
            </w:pPr>
            <w:r>
              <w:rPr>
                <w:rFonts w:ascii="Arial" w:hAnsi="Arial" w:cs="Arial"/>
                <w:color w:val="0000FF"/>
              </w:rPr>
              <w:t xml:space="preserve">Céltartalék képzés és megszüntetés                                                                  </w:t>
            </w:r>
          </w:p>
        </w:tc>
        <w:tc>
          <w:tcPr>
            <w:tcW w:w="4605" w:type="dxa"/>
            <w:tcBorders>
              <w:top w:val="single" w:sz="4" w:space="0" w:color="auto"/>
              <w:left w:val="single" w:sz="4" w:space="0" w:color="auto"/>
              <w:bottom w:val="single" w:sz="4" w:space="0" w:color="auto"/>
              <w:right w:val="single" w:sz="4" w:space="0" w:color="auto"/>
            </w:tcBorders>
          </w:tcPr>
          <w:p w14:paraId="1F35E658"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347500B0" w14:textId="77777777">
        <w:tc>
          <w:tcPr>
            <w:tcW w:w="4605" w:type="dxa"/>
            <w:tcBorders>
              <w:top w:val="single" w:sz="4" w:space="0" w:color="auto"/>
              <w:left w:val="single" w:sz="4" w:space="0" w:color="auto"/>
              <w:bottom w:val="single" w:sz="4" w:space="0" w:color="auto"/>
              <w:right w:val="single" w:sz="4" w:space="0" w:color="auto"/>
            </w:tcBorders>
          </w:tcPr>
          <w:p w14:paraId="321D4B2A" w14:textId="77777777" w:rsidR="00B95434" w:rsidRPr="00354F00" w:rsidRDefault="00B95434" w:rsidP="005613AE">
            <w:pPr>
              <w:rPr>
                <w:rFonts w:ascii="Arial" w:hAnsi="Arial" w:cs="Arial"/>
                <w:color w:val="0000FF"/>
              </w:rPr>
            </w:pPr>
            <w:r>
              <w:rPr>
                <w:rFonts w:ascii="Arial" w:hAnsi="Arial" w:cs="Arial"/>
                <w:color w:val="0000FF"/>
              </w:rPr>
              <w:t xml:space="preserve">Időbeli elhatárolások elszámolása                                                                   </w:t>
            </w:r>
          </w:p>
        </w:tc>
        <w:tc>
          <w:tcPr>
            <w:tcW w:w="4605" w:type="dxa"/>
            <w:tcBorders>
              <w:top w:val="single" w:sz="4" w:space="0" w:color="auto"/>
              <w:left w:val="single" w:sz="4" w:space="0" w:color="auto"/>
              <w:bottom w:val="single" w:sz="4" w:space="0" w:color="auto"/>
              <w:right w:val="single" w:sz="4" w:space="0" w:color="auto"/>
            </w:tcBorders>
          </w:tcPr>
          <w:p w14:paraId="28D953EA" w14:textId="77777777" w:rsidR="00B95434" w:rsidRPr="00354F00" w:rsidRDefault="00B95434" w:rsidP="005613AE">
            <w:pPr>
              <w:rPr>
                <w:rFonts w:ascii="Arial" w:hAnsi="Arial" w:cs="Arial"/>
                <w:color w:val="0000FF"/>
              </w:rPr>
            </w:pPr>
            <w:r>
              <w:rPr>
                <w:rFonts w:ascii="Arial" w:hAnsi="Arial" w:cs="Arial"/>
                <w:color w:val="0000FF"/>
              </w:rPr>
              <w:t xml:space="preserve">évente vagy azonnal                          </w:t>
            </w:r>
          </w:p>
        </w:tc>
      </w:tr>
      <w:tr w:rsidR="00B95434" w:rsidRPr="00354F00" w14:paraId="40FF5E68" w14:textId="77777777">
        <w:tc>
          <w:tcPr>
            <w:tcW w:w="4605" w:type="dxa"/>
            <w:tcBorders>
              <w:top w:val="single" w:sz="4" w:space="0" w:color="auto"/>
              <w:left w:val="single" w:sz="4" w:space="0" w:color="auto"/>
              <w:bottom w:val="single" w:sz="4" w:space="0" w:color="auto"/>
              <w:right w:val="single" w:sz="4" w:space="0" w:color="auto"/>
            </w:tcBorders>
          </w:tcPr>
          <w:p w14:paraId="07A84120" w14:textId="77777777" w:rsidR="00B95434" w:rsidRPr="00354F00" w:rsidRDefault="00B95434" w:rsidP="005613AE">
            <w:pPr>
              <w:rPr>
                <w:rFonts w:ascii="Arial" w:hAnsi="Arial" w:cs="Arial"/>
                <w:color w:val="0000FF"/>
              </w:rPr>
            </w:pPr>
            <w:r>
              <w:rPr>
                <w:rFonts w:ascii="Arial" w:hAnsi="Arial" w:cs="Arial"/>
                <w:color w:val="0000FF"/>
              </w:rPr>
              <w:t xml:space="preserve">Értékelési különbözetek elszámolása                                                                 </w:t>
            </w:r>
          </w:p>
        </w:tc>
        <w:tc>
          <w:tcPr>
            <w:tcW w:w="4605" w:type="dxa"/>
            <w:tcBorders>
              <w:top w:val="single" w:sz="4" w:space="0" w:color="auto"/>
              <w:left w:val="single" w:sz="4" w:space="0" w:color="auto"/>
              <w:bottom w:val="single" w:sz="4" w:space="0" w:color="auto"/>
              <w:right w:val="single" w:sz="4" w:space="0" w:color="auto"/>
            </w:tcBorders>
          </w:tcPr>
          <w:p w14:paraId="5CD70C4A"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01EF3312" w14:textId="77777777">
        <w:tc>
          <w:tcPr>
            <w:tcW w:w="4605" w:type="dxa"/>
            <w:tcBorders>
              <w:top w:val="single" w:sz="4" w:space="0" w:color="auto"/>
              <w:left w:val="single" w:sz="4" w:space="0" w:color="auto"/>
              <w:bottom w:val="single" w:sz="4" w:space="0" w:color="auto"/>
              <w:right w:val="single" w:sz="4" w:space="0" w:color="auto"/>
            </w:tcBorders>
          </w:tcPr>
          <w:p w14:paraId="1FD5885C" w14:textId="77777777" w:rsidR="00B95434" w:rsidRPr="00354F00" w:rsidRDefault="00B95434" w:rsidP="005613AE">
            <w:pPr>
              <w:rPr>
                <w:rFonts w:ascii="Arial" w:hAnsi="Arial" w:cs="Arial"/>
                <w:color w:val="0000FF"/>
              </w:rPr>
            </w:pPr>
            <w:r>
              <w:rPr>
                <w:rFonts w:ascii="Arial" w:hAnsi="Arial" w:cs="Arial"/>
                <w:color w:val="0000FF"/>
              </w:rPr>
              <w:t xml:space="preserve">Kerekítési különbözetek elszámolása                                                                 </w:t>
            </w:r>
          </w:p>
        </w:tc>
        <w:tc>
          <w:tcPr>
            <w:tcW w:w="4605" w:type="dxa"/>
            <w:tcBorders>
              <w:top w:val="single" w:sz="4" w:space="0" w:color="auto"/>
              <w:left w:val="single" w:sz="4" w:space="0" w:color="auto"/>
              <w:bottom w:val="single" w:sz="4" w:space="0" w:color="auto"/>
              <w:right w:val="single" w:sz="4" w:space="0" w:color="auto"/>
            </w:tcBorders>
          </w:tcPr>
          <w:p w14:paraId="5DDCFD53"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325611C5" w14:textId="77777777">
        <w:tc>
          <w:tcPr>
            <w:tcW w:w="4605" w:type="dxa"/>
            <w:tcBorders>
              <w:top w:val="single" w:sz="4" w:space="0" w:color="auto"/>
              <w:left w:val="single" w:sz="4" w:space="0" w:color="auto"/>
              <w:bottom w:val="single" w:sz="4" w:space="0" w:color="auto"/>
              <w:right w:val="single" w:sz="4" w:space="0" w:color="auto"/>
            </w:tcBorders>
          </w:tcPr>
          <w:p w14:paraId="5086EBD1" w14:textId="77777777" w:rsidR="00B95434" w:rsidRPr="00354F00" w:rsidRDefault="00B95434" w:rsidP="005613AE">
            <w:pPr>
              <w:rPr>
                <w:rFonts w:ascii="Arial" w:hAnsi="Arial" w:cs="Arial"/>
                <w:color w:val="0000FF"/>
              </w:rPr>
            </w:pPr>
            <w:r>
              <w:rPr>
                <w:rFonts w:ascii="Arial" w:hAnsi="Arial" w:cs="Arial"/>
                <w:color w:val="0000FF"/>
              </w:rPr>
              <w:t xml:space="preserve">Értékhelyesbítések elszámolása                                                                      </w:t>
            </w:r>
          </w:p>
        </w:tc>
        <w:tc>
          <w:tcPr>
            <w:tcW w:w="4605" w:type="dxa"/>
            <w:tcBorders>
              <w:top w:val="single" w:sz="4" w:space="0" w:color="auto"/>
              <w:left w:val="single" w:sz="4" w:space="0" w:color="auto"/>
              <w:bottom w:val="single" w:sz="4" w:space="0" w:color="auto"/>
              <w:right w:val="single" w:sz="4" w:space="0" w:color="auto"/>
            </w:tcBorders>
          </w:tcPr>
          <w:p w14:paraId="63118632"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0B2C5175" w14:textId="77777777">
        <w:tc>
          <w:tcPr>
            <w:tcW w:w="4605" w:type="dxa"/>
            <w:tcBorders>
              <w:top w:val="single" w:sz="4" w:space="0" w:color="auto"/>
              <w:left w:val="single" w:sz="4" w:space="0" w:color="auto"/>
              <w:bottom w:val="single" w:sz="4" w:space="0" w:color="auto"/>
              <w:right w:val="single" w:sz="4" w:space="0" w:color="auto"/>
            </w:tcBorders>
          </w:tcPr>
          <w:p w14:paraId="2AF471BC" w14:textId="2827C725" w:rsidR="00B95434" w:rsidRPr="00354F00" w:rsidRDefault="00B95434" w:rsidP="00CE0E0C">
            <w:pPr>
              <w:ind w:right="-106"/>
              <w:rPr>
                <w:rFonts w:ascii="Arial" w:hAnsi="Arial" w:cs="Arial"/>
                <w:color w:val="0000FF"/>
              </w:rPr>
            </w:pPr>
            <w:r>
              <w:rPr>
                <w:rFonts w:ascii="Arial" w:hAnsi="Arial" w:cs="Arial"/>
                <w:color w:val="0000FF"/>
              </w:rPr>
              <w:t xml:space="preserve">Éves elszámolású adók előírása                                                                      </w:t>
            </w:r>
          </w:p>
        </w:tc>
        <w:tc>
          <w:tcPr>
            <w:tcW w:w="4605" w:type="dxa"/>
            <w:tcBorders>
              <w:top w:val="single" w:sz="4" w:space="0" w:color="auto"/>
              <w:left w:val="single" w:sz="4" w:space="0" w:color="auto"/>
              <w:bottom w:val="single" w:sz="4" w:space="0" w:color="auto"/>
              <w:right w:val="single" w:sz="4" w:space="0" w:color="auto"/>
            </w:tcBorders>
          </w:tcPr>
          <w:p w14:paraId="7EBBF17D" w14:textId="77777777" w:rsidR="00B95434" w:rsidRPr="00354F00" w:rsidRDefault="00B95434" w:rsidP="005613AE">
            <w:pPr>
              <w:rPr>
                <w:rFonts w:ascii="Arial" w:hAnsi="Arial" w:cs="Arial"/>
                <w:color w:val="0000FF"/>
              </w:rPr>
            </w:pPr>
            <w:r>
              <w:rPr>
                <w:rFonts w:ascii="Arial" w:hAnsi="Arial" w:cs="Arial"/>
                <w:color w:val="0000FF"/>
              </w:rPr>
              <w:t xml:space="preserve">évente                                       </w:t>
            </w:r>
          </w:p>
        </w:tc>
      </w:tr>
      <w:tr w:rsidR="00B95434" w:rsidRPr="00354F00" w14:paraId="4F9FB07C" w14:textId="77777777">
        <w:tc>
          <w:tcPr>
            <w:tcW w:w="4605" w:type="dxa"/>
            <w:tcBorders>
              <w:top w:val="single" w:sz="4" w:space="0" w:color="auto"/>
              <w:left w:val="single" w:sz="4" w:space="0" w:color="auto"/>
              <w:bottom w:val="single" w:sz="4" w:space="0" w:color="auto"/>
              <w:right w:val="single" w:sz="4" w:space="0" w:color="auto"/>
            </w:tcBorders>
          </w:tcPr>
          <w:p w14:paraId="3E3DB186" w14:textId="77777777" w:rsidR="00B95434" w:rsidRPr="00354F00" w:rsidRDefault="00B95434" w:rsidP="005613AE">
            <w:pPr>
              <w:rPr>
                <w:rFonts w:ascii="Arial" w:hAnsi="Arial" w:cs="Arial"/>
                <w:color w:val="0000FF"/>
              </w:rPr>
            </w:pPr>
            <w:r>
              <w:rPr>
                <w:rFonts w:ascii="Arial" w:hAnsi="Arial" w:cs="Arial"/>
                <w:color w:val="0000FF"/>
              </w:rPr>
              <w:t xml:space="preserve">Analitika-főkönyv egyeztetése                                                                       </w:t>
            </w:r>
          </w:p>
        </w:tc>
        <w:tc>
          <w:tcPr>
            <w:tcW w:w="4605" w:type="dxa"/>
            <w:tcBorders>
              <w:top w:val="single" w:sz="4" w:space="0" w:color="auto"/>
              <w:left w:val="single" w:sz="4" w:space="0" w:color="auto"/>
              <w:bottom w:val="single" w:sz="4" w:space="0" w:color="auto"/>
              <w:right w:val="single" w:sz="4" w:space="0" w:color="auto"/>
            </w:tcBorders>
          </w:tcPr>
          <w:p w14:paraId="5FD0281C" w14:textId="77777777" w:rsidR="00B95434" w:rsidRPr="00354F00" w:rsidRDefault="00B95434" w:rsidP="005613AE">
            <w:pPr>
              <w:rPr>
                <w:rFonts w:ascii="Arial" w:hAnsi="Arial" w:cs="Arial"/>
                <w:color w:val="0000FF"/>
              </w:rPr>
            </w:pPr>
            <w:r>
              <w:rPr>
                <w:rFonts w:ascii="Arial" w:hAnsi="Arial" w:cs="Arial"/>
                <w:color w:val="0000FF"/>
              </w:rPr>
              <w:t xml:space="preserve">negyedévente                                 </w:t>
            </w:r>
          </w:p>
        </w:tc>
      </w:tr>
      <w:tr w:rsidR="00B95434" w:rsidRPr="00354F00" w14:paraId="17AD84B6" w14:textId="77777777">
        <w:tc>
          <w:tcPr>
            <w:tcW w:w="4605" w:type="dxa"/>
            <w:tcBorders>
              <w:top w:val="single" w:sz="4" w:space="0" w:color="auto"/>
              <w:left w:val="single" w:sz="4" w:space="0" w:color="auto"/>
              <w:bottom w:val="single" w:sz="4" w:space="0" w:color="auto"/>
              <w:right w:val="single" w:sz="4" w:space="0" w:color="auto"/>
            </w:tcBorders>
          </w:tcPr>
          <w:p w14:paraId="3C42579E" w14:textId="77777777" w:rsidR="00B95434" w:rsidRPr="00354F00" w:rsidRDefault="00B95434" w:rsidP="005613AE">
            <w:pPr>
              <w:rPr>
                <w:rFonts w:ascii="Arial" w:hAnsi="Arial" w:cs="Arial"/>
                <w:color w:val="0000FF"/>
              </w:rPr>
            </w:pPr>
            <w:r>
              <w:rPr>
                <w:rFonts w:ascii="Arial" w:hAnsi="Arial" w:cs="Arial"/>
                <w:color w:val="0000FF"/>
              </w:rPr>
              <w:t xml:space="preserve">Leltár-analitika egyeztetése                                                                        </w:t>
            </w:r>
          </w:p>
        </w:tc>
        <w:tc>
          <w:tcPr>
            <w:tcW w:w="4605" w:type="dxa"/>
            <w:tcBorders>
              <w:top w:val="single" w:sz="4" w:space="0" w:color="auto"/>
              <w:left w:val="single" w:sz="4" w:space="0" w:color="auto"/>
              <w:bottom w:val="single" w:sz="4" w:space="0" w:color="auto"/>
              <w:right w:val="single" w:sz="4" w:space="0" w:color="auto"/>
            </w:tcBorders>
          </w:tcPr>
          <w:p w14:paraId="582828AE" w14:textId="77777777" w:rsidR="00B95434" w:rsidRPr="00354F00" w:rsidRDefault="00B95434" w:rsidP="005613AE">
            <w:pPr>
              <w:rPr>
                <w:rFonts w:ascii="Arial" w:hAnsi="Arial" w:cs="Arial"/>
                <w:color w:val="0000FF"/>
              </w:rPr>
            </w:pPr>
            <w:r>
              <w:rPr>
                <w:rFonts w:ascii="Arial" w:hAnsi="Arial" w:cs="Arial"/>
                <w:color w:val="0000FF"/>
              </w:rPr>
              <w:t xml:space="preserve">minden leltározásnál                         </w:t>
            </w:r>
          </w:p>
        </w:tc>
      </w:tr>
      <w:tr w:rsidR="00B95434" w:rsidRPr="004F3A17" w14:paraId="17072763" w14:textId="77777777">
        <w:tc>
          <w:tcPr>
            <w:tcW w:w="4605" w:type="dxa"/>
            <w:tcBorders>
              <w:top w:val="single" w:sz="4" w:space="0" w:color="auto"/>
              <w:left w:val="single" w:sz="4" w:space="0" w:color="auto"/>
              <w:bottom w:val="single" w:sz="4" w:space="0" w:color="auto"/>
              <w:right w:val="single" w:sz="4" w:space="0" w:color="auto"/>
            </w:tcBorders>
          </w:tcPr>
          <w:p w14:paraId="76C90A5D" w14:textId="77777777" w:rsidR="00B95434" w:rsidRPr="004F3A17" w:rsidRDefault="00B95434" w:rsidP="005613AE">
            <w:pPr>
              <w:rPr>
                <w:rFonts w:ascii="Arial" w:hAnsi="Arial" w:cs="Arial"/>
                <w:color w:val="0000FF"/>
              </w:rPr>
            </w:pPr>
            <w:r>
              <w:rPr>
                <w:rFonts w:ascii="Arial" w:hAnsi="Arial" w:cs="Arial"/>
                <w:color w:val="0000FF"/>
              </w:rPr>
              <w:t>Önrevízió és adóhatósági ellenőrzés megállapításainak elszámolása</w:t>
            </w:r>
          </w:p>
        </w:tc>
        <w:tc>
          <w:tcPr>
            <w:tcW w:w="4605" w:type="dxa"/>
            <w:tcBorders>
              <w:top w:val="single" w:sz="4" w:space="0" w:color="auto"/>
              <w:left w:val="single" w:sz="4" w:space="0" w:color="auto"/>
              <w:bottom w:val="single" w:sz="4" w:space="0" w:color="auto"/>
              <w:right w:val="single" w:sz="4" w:space="0" w:color="auto"/>
            </w:tcBorders>
          </w:tcPr>
          <w:p w14:paraId="199F803B" w14:textId="77777777" w:rsidR="00B95434" w:rsidRPr="004F3A17" w:rsidRDefault="00B95434" w:rsidP="005613AE">
            <w:pPr>
              <w:rPr>
                <w:rFonts w:ascii="Arial" w:hAnsi="Arial" w:cs="Arial"/>
                <w:color w:val="0000FF"/>
              </w:rPr>
            </w:pPr>
            <w:r>
              <w:rPr>
                <w:rFonts w:ascii="Arial" w:hAnsi="Arial" w:cs="Arial"/>
                <w:color w:val="0000FF"/>
              </w:rPr>
              <w:t>a megállapítás évében, legkésőbb a fordulónapon</w:t>
            </w:r>
          </w:p>
        </w:tc>
      </w:tr>
      <w:tr w:rsidR="00B95434" w:rsidRPr="004F3A17" w14:paraId="19288734" w14:textId="77777777">
        <w:tc>
          <w:tcPr>
            <w:tcW w:w="4605" w:type="dxa"/>
            <w:tcBorders>
              <w:top w:val="single" w:sz="4" w:space="0" w:color="auto"/>
              <w:left w:val="single" w:sz="4" w:space="0" w:color="auto"/>
              <w:bottom w:val="single" w:sz="4" w:space="0" w:color="auto"/>
              <w:right w:val="single" w:sz="4" w:space="0" w:color="auto"/>
            </w:tcBorders>
          </w:tcPr>
          <w:p w14:paraId="087EAD2D" w14:textId="77777777" w:rsidR="00B95434" w:rsidRPr="004F3A17" w:rsidRDefault="00B95434" w:rsidP="005613AE">
            <w:pPr>
              <w:rPr>
                <w:rFonts w:ascii="Arial" w:hAnsi="Arial" w:cs="Arial"/>
                <w:color w:val="0000FF"/>
              </w:rPr>
            </w:pPr>
            <w:r>
              <w:rPr>
                <w:rFonts w:ascii="Arial" w:hAnsi="Arial" w:cs="Arial"/>
                <w:color w:val="0000FF"/>
              </w:rPr>
              <w:t xml:space="preserve">A tárgyévet érintő, a mérlegkészítés időszakában ismertté vált tételek elszámolása*</w:t>
            </w:r>
          </w:p>
        </w:tc>
        <w:tc>
          <w:tcPr>
            <w:tcW w:w="4605" w:type="dxa"/>
            <w:tcBorders>
              <w:top w:val="single" w:sz="4" w:space="0" w:color="auto"/>
              <w:left w:val="single" w:sz="4" w:space="0" w:color="auto"/>
              <w:bottom w:val="single" w:sz="4" w:space="0" w:color="auto"/>
              <w:right w:val="single" w:sz="4" w:space="0" w:color="auto"/>
            </w:tcBorders>
          </w:tcPr>
          <w:p w14:paraId="7EC65144" w14:textId="77777777" w:rsidR="00B95434" w:rsidRPr="004F3A17" w:rsidRDefault="00B95434" w:rsidP="005613AE">
            <w:pPr>
              <w:rPr>
                <w:rFonts w:ascii="Arial" w:hAnsi="Arial" w:cs="Arial"/>
                <w:color w:val="0000FF"/>
              </w:rPr>
            </w:pPr>
            <w:r>
              <w:rPr>
                <w:rFonts w:ascii="Arial" w:hAnsi="Arial" w:cs="Arial"/>
                <w:color w:val="0000FF"/>
              </w:rPr>
              <w:t>évente a mérlegfordulónapjára vonatkozóan</w:t>
            </w:r>
          </w:p>
        </w:tc>
      </w:tr>
      <w:tr w:rsidR="00B95434" w:rsidRPr="004F3A17" w14:paraId="2E3AA3B2" w14:textId="77777777">
        <w:tc>
          <w:tcPr>
            <w:tcW w:w="4605" w:type="dxa"/>
            <w:tcBorders>
              <w:top w:val="single" w:sz="4" w:space="0" w:color="auto"/>
              <w:left w:val="single" w:sz="4" w:space="0" w:color="auto"/>
              <w:bottom w:val="single" w:sz="4" w:space="0" w:color="auto"/>
              <w:right w:val="single" w:sz="4" w:space="0" w:color="auto"/>
            </w:tcBorders>
          </w:tcPr>
          <w:p w14:paraId="42D7A624" w14:textId="77777777" w:rsidR="00B95434" w:rsidRPr="004F3A17" w:rsidRDefault="00B95434" w:rsidP="005613AE">
            <w:pPr>
              <w:rPr>
                <w:rFonts w:ascii="Arial" w:hAnsi="Arial" w:cs="Arial"/>
                <w:color w:val="0000FF"/>
              </w:rPr>
            </w:pPr>
            <w:r>
              <w:rPr>
                <w:rFonts w:ascii="Arial" w:hAnsi="Arial" w:cs="Arial"/>
                <w:color w:val="0000FF"/>
              </w:rPr>
              <w:t>Mérlegen kívüli tételek számba vétele</w:t>
            </w:r>
          </w:p>
        </w:tc>
        <w:tc>
          <w:tcPr>
            <w:tcW w:w="4605" w:type="dxa"/>
            <w:tcBorders>
              <w:top w:val="single" w:sz="4" w:space="0" w:color="auto"/>
              <w:left w:val="single" w:sz="4" w:space="0" w:color="auto"/>
              <w:bottom w:val="single" w:sz="4" w:space="0" w:color="auto"/>
              <w:right w:val="single" w:sz="4" w:space="0" w:color="auto"/>
            </w:tcBorders>
          </w:tcPr>
          <w:p w14:paraId="660D7B28" w14:textId="77777777" w:rsidR="00B95434" w:rsidRPr="004F3A17" w:rsidRDefault="00B95434" w:rsidP="005613AE">
            <w:pPr>
              <w:rPr>
                <w:rFonts w:ascii="Arial" w:hAnsi="Arial" w:cs="Arial"/>
                <w:color w:val="0000FF"/>
              </w:rPr>
            </w:pPr>
            <w:r>
              <w:rPr>
                <w:rFonts w:ascii="Arial" w:hAnsi="Arial" w:cs="Arial"/>
                <w:color w:val="0000FF"/>
              </w:rPr>
              <w:t>felmerüléskor és a mérlegfordulónapon</w:t>
            </w:r>
          </w:p>
        </w:tc>
      </w:tr>
    </w:tbl>
    <w:p w14:paraId="642C3047" w14:textId="77777777" w:rsidR="00416358" w:rsidRDefault="00416358" w:rsidP="005613AE">
      <w:pPr>
        <w:jc w:val="both"/>
        <w:rPr>
          <w:rFonts w:ascii="Arial" w:hAnsi="Arial" w:cs="Arial"/>
        </w:rPr>
      </w:pPr>
    </w:p>
    <w:p w14:paraId="1AA6A84D" w14:textId="73D8EDEA" w:rsidR="00B95434" w:rsidRPr="00656F3C" w:rsidRDefault="00B95434" w:rsidP="005613AE">
      <w:pPr>
        <w:jc w:val="both"/>
        <w:rPr>
          <w:rFonts w:ascii="Arial" w:hAnsi="Arial" w:cs="Arial"/>
        </w:rPr>
      </w:pPr>
      <w:r>
        <w:rPr>
          <w:rFonts w:ascii="Arial" w:hAnsi="Arial" w:cs="Arial"/>
        </w:rPr>
        <w:lastRenderedPageBreak/>
        <w:t>* A tárgyévben elszámolt adóhatósági ellenőrzési megállapítások adóhatósági általi módosítását is a tárgyévben kell elszámolni, ha a módosításra a mérlegkészítés időpontjáig sor került.</w:t>
      </w:r>
    </w:p>
    <w:p w14:paraId="06935423" w14:textId="77777777" w:rsidR="00B95434" w:rsidRPr="00656F3C" w:rsidRDefault="00B95434" w:rsidP="005613AE">
      <w:pPr>
        <w:jc w:val="both"/>
        <w:rPr>
          <w:rFonts w:ascii="Arial" w:hAnsi="Arial" w:cs="Arial"/>
        </w:rPr>
      </w:pPr>
    </w:p>
    <w:p w14:paraId="5D0F851A" w14:textId="77777777" w:rsidR="00B95434" w:rsidRDefault="00B95434" w:rsidP="005613AE">
      <w:pPr>
        <w:jc w:val="both"/>
        <w:rPr>
          <w:rFonts w:ascii="Arial" w:hAnsi="Arial" w:cs="Arial"/>
        </w:rPr>
      </w:pPr>
      <w:r>
        <w:rPr>
          <w:rFonts w:ascii="Arial" w:hAnsi="Arial" w:cs="Arial"/>
        </w:rPr>
        <w:t xml:space="preserve">A </w:t>
      </w:r>
      <w:r>
        <w:rPr>
          <w:rFonts w:ascii="Arial" w:hAnsi="Arial" w:cs="Arial"/>
          <w:b/>
          <w:bCs/>
        </w:rPr>
        <w:t xml:space="preserve">főkönyvi- és a részletező nyilvántartások zárlata</w:t>
      </w:r>
      <w:r>
        <w:rPr>
          <w:rFonts w:ascii="Arial" w:hAnsi="Arial" w:cs="Arial"/>
        </w:rPr>
        <w:t xml:space="preserve"> során a záró tételek rögzítésén túl a szükséges egyeztetéseket el kell végezni, a könyveket és nyilvántartásokat - dokumentálatlan az utólagos módosítás lehetőségét kizárva - technikailag is le kell zárni.</w:t>
      </w:r>
    </w:p>
    <w:p w14:paraId="37720DBD" w14:textId="77777777" w:rsidR="00B95434" w:rsidRDefault="00B95434" w:rsidP="005613AE">
      <w:pPr>
        <w:jc w:val="both"/>
        <w:rPr>
          <w:rFonts w:ascii="Arial" w:hAnsi="Arial" w:cs="Arial"/>
        </w:rPr>
      </w:pPr>
    </w:p>
    <w:p w14:paraId="2D85D697" w14:textId="77777777" w:rsidR="00B95434" w:rsidRDefault="00B95434" w:rsidP="005613AE">
      <w:pPr>
        <w:jc w:val="both"/>
        <w:rPr>
          <w:rFonts w:ascii="Arial" w:hAnsi="Arial" w:cs="Arial"/>
          <w:color w:val="0000FF"/>
        </w:rPr>
      </w:pPr>
      <w:r>
        <w:rPr>
          <w:rFonts w:ascii="Arial" w:hAnsi="Arial" w:cs="Arial"/>
          <w:color w:val="0000FF"/>
        </w:rPr>
        <w:t>A könyvviteli zárlathoz kapcsolódóan elvégzendő értékelési és egyeztetési eljárások, könyvelési teendők, a zárlat egyéb teendői (a zárás technikája, adatszolgáltatások, bevallási kötelezettségek, listázások, archiválás,</w:t>
      </w:r>
      <w:r>
        <w:rPr>
          <w:rFonts w:ascii="Arial" w:hAnsi="Arial" w:cs="Arial"/>
          <w:b/>
          <w:strike/>
          <w:color w:val="C00000"/>
          <w:highlight w:val="yellow"/>
        </w:rPr>
        <w:t>...</w:t>
      </w:r>
      <w:r>
        <w:rPr>
          <w:rFonts w:ascii="Arial" w:hAnsi="Arial" w:cs="Arial"/>
          <w:color w:val="0000FF"/>
        </w:rPr>
        <w:t xml:space="preserve">), valamint a kapcsolódó hatáskörök, felelősségek és határidők az alábbiak: </w:t>
      </w:r>
      <w:r>
        <w:rPr>
          <w:rFonts w:ascii="Arial" w:hAnsi="Arial" w:cs="Arial"/>
          <w:b/>
          <w:strike/>
          <w:color w:val="C00000"/>
          <w:highlight w:val="yellow"/>
        </w:rPr>
        <w:t>...........</w:t>
      </w:r>
      <w:r>
        <w:rPr>
          <w:rFonts w:ascii="Arial" w:hAnsi="Arial" w:cs="Arial"/>
          <w:color w:val="0000FF"/>
        </w:rPr>
      </w:r>
      <w:r>
        <w:rPr>
          <w:b/>
          <w:strike w:val="0"/>
          <w:color w:val="C00000"/>
          <w:highlight w:val="yellow"/>
        </w:rPr>
        <w:t xml:space="preserve"> [Szv 57. kérdés] </w:t>
      </w:r>
    </w:p>
    <w:p w14:paraId="02862AE9" w14:textId="77777777" w:rsidR="00B95434" w:rsidRDefault="00B95434" w:rsidP="005613AE">
      <w:pPr>
        <w:jc w:val="both"/>
        <w:rPr>
          <w:rFonts w:ascii="Arial" w:hAnsi="Arial" w:cs="Arial"/>
          <w:color w:val="0000FF"/>
        </w:rPr>
      </w:pPr>
    </w:p>
    <w:p w14:paraId="7028EE21" w14:textId="77777777" w:rsidR="00B95434" w:rsidRPr="000653F7" w:rsidRDefault="00B95434" w:rsidP="005613AE">
      <w:pPr>
        <w:jc w:val="both"/>
        <w:rPr>
          <w:rFonts w:ascii="Arial" w:hAnsi="Arial" w:cs="Arial"/>
          <w:b/>
          <w:bCs/>
        </w:rPr>
      </w:pPr>
      <w:r>
        <w:rPr>
          <w:rFonts w:ascii="Arial" w:hAnsi="Arial" w:cs="Arial"/>
          <w:b/>
          <w:bCs/>
        </w:rPr>
        <w:t>A mérlegen kívüli tételek</w:t>
      </w:r>
    </w:p>
    <w:p w14:paraId="6D445EC0" w14:textId="77777777" w:rsidR="00B95434" w:rsidRPr="000653F7" w:rsidRDefault="00B95434" w:rsidP="005613AE">
      <w:pPr>
        <w:jc w:val="both"/>
        <w:rPr>
          <w:rFonts w:ascii="Arial" w:hAnsi="Arial" w:cs="Arial"/>
          <w:b/>
          <w:bCs/>
        </w:rPr>
      </w:pPr>
    </w:p>
    <w:p w14:paraId="4167A7D8" w14:textId="67384E48" w:rsidR="003C550E" w:rsidRPr="000653F7" w:rsidRDefault="003C550E" w:rsidP="005613AE">
      <w:pPr>
        <w:jc w:val="both"/>
        <w:rPr>
          <w:rFonts w:ascii="Arial" w:hAnsi="Arial" w:cs="Arial"/>
        </w:rPr>
      </w:pPr>
      <w:r>
        <w:rPr>
          <w:rFonts w:ascii="Arial" w:hAnsi="Arial" w:cs="Arial"/>
        </w:rPr>
        <w:t>A mérlegen kívüli tétel: olyan, szerződés alapján fennálló mérlegen kívüli [függő vagy biztos (jövőbeni)] kötelezettség, illetve követelés], amely pénzeszköz vagy egyéb eszköz átadására, illetve átvételére vonatkozik, a mérleg fordulónapján már fennáll, de mérlegtételkénti szerepeltetése egy jövőbeni esemény bekövetkezésétől vagy a szerződés teljesítésétől függ.</w:t>
      </w:r>
    </w:p>
    <w:p w14:paraId="7A68E209" w14:textId="77777777" w:rsidR="00CE0E0C" w:rsidRPr="000653F7" w:rsidRDefault="00CE0E0C" w:rsidP="005613AE">
      <w:pPr>
        <w:jc w:val="both"/>
        <w:rPr>
          <w:rFonts w:ascii="Arial" w:hAnsi="Arial" w:cs="Arial"/>
        </w:rPr>
      </w:pPr>
    </w:p>
    <w:p w14:paraId="0FCFE280" w14:textId="73FADFCE" w:rsidR="00B95434" w:rsidRPr="000653F7" w:rsidRDefault="00B95434" w:rsidP="005613AE">
      <w:pPr>
        <w:jc w:val="both"/>
        <w:rPr>
          <w:rFonts w:ascii="Arial" w:hAnsi="Arial" w:cs="Arial"/>
        </w:rPr>
      </w:pPr>
      <w:r>
        <w:rPr>
          <w:rFonts w:ascii="Arial" w:hAnsi="Arial" w:cs="Arial"/>
        </w:rPr>
        <w:t xml:space="preserve">A függő követelések és kötelezettségek olyan, szerződés alapján már fennálló követelések és kötelezettségek, amelyek egy jövőbeli feltétel bekövetkezésekor válnak a mérlegben is kimutatható tétellé. Ilyenek a kapott és az adott kezesség, garancia, jótállás, a váltó visszkereseti igény és kötelezettség, az opciós jog és a kiírt opció miatti kötelezettség, a környezetvédelmi kötelezettségek, a végkielégítés és a korhatár előtti ellátás miatti kötelezettség stb. </w:t>
      </w:r>
    </w:p>
    <w:p w14:paraId="3530EF64" w14:textId="77777777" w:rsidR="00B95434" w:rsidRPr="000653F7" w:rsidRDefault="00B95434" w:rsidP="005613AE">
      <w:pPr>
        <w:jc w:val="both"/>
        <w:rPr>
          <w:rFonts w:ascii="Arial" w:hAnsi="Arial" w:cs="Arial"/>
        </w:rPr>
      </w:pPr>
    </w:p>
    <w:p w14:paraId="315C8D38" w14:textId="77777777" w:rsidR="00B95434" w:rsidRPr="000653F7" w:rsidRDefault="00B95434" w:rsidP="005613AE">
      <w:pPr>
        <w:jc w:val="both"/>
        <w:rPr>
          <w:rFonts w:ascii="Arial" w:hAnsi="Arial" w:cs="Arial"/>
        </w:rPr>
      </w:pPr>
      <w:r>
        <w:rPr>
          <w:rFonts w:ascii="Arial" w:hAnsi="Arial" w:cs="Arial"/>
        </w:rPr>
        <w:t>A biztos jövőbeni követelések és kötelezettségek olyan, szerződés alapján már fennálló követelések és kötelezettségek, amelyek a szerződésben rögzített jövőbeli határidő bekövetkezésekor válnak mérlegben is kimutatható tétellé. Ilyenek alapvetően a származékos ügyletekből adódó mérlegen kívüli követelések és kötelezettségek.</w:t>
      </w:r>
    </w:p>
    <w:p w14:paraId="46A27888" w14:textId="77777777" w:rsidR="00B95434" w:rsidRPr="000653F7" w:rsidRDefault="00B95434" w:rsidP="005613AE">
      <w:pPr>
        <w:jc w:val="both"/>
        <w:rPr>
          <w:rFonts w:ascii="Arial" w:hAnsi="Arial" w:cs="Arial"/>
        </w:rPr>
      </w:pPr>
    </w:p>
    <w:p w14:paraId="556645CF" w14:textId="76201C76" w:rsidR="00B95434" w:rsidRPr="000653F7" w:rsidRDefault="00B95434" w:rsidP="005613AE">
      <w:pPr>
        <w:jc w:val="both"/>
        <w:rPr>
          <w:rFonts w:ascii="Arial" w:hAnsi="Arial" w:cs="Arial"/>
        </w:rPr>
      </w:pPr>
      <w:r>
        <w:rPr>
          <w:rFonts w:ascii="Arial" w:hAnsi="Arial" w:cs="Arial"/>
        </w:rPr>
        <w:t xml:space="preserve">Ezeket a 0. Nyilvántartási számlák számlaosztályban – ellenszámlával szemben – kell nyilvántartásba venni a felmerüléskor a szerződés, megállapodás, jogszabály szerinti értéken, vagy névértéken és mindaddig itt kell kimutatni, amíg azok meg nem szűnnek, mert a szerződés szerinti feltétel, illetve határidő bekövetkezik és azok mérlegtételekké válnak vagy a szerződés megszűnik. </w:t>
      </w:r>
    </w:p>
    <w:p w14:paraId="4D5073B7" w14:textId="24DF63F6" w:rsidR="003C550E" w:rsidRPr="000653F7" w:rsidRDefault="003C550E" w:rsidP="005613AE">
      <w:pPr>
        <w:jc w:val="both"/>
        <w:rPr>
          <w:rFonts w:ascii="Arial" w:hAnsi="Arial" w:cs="Arial"/>
        </w:rPr>
      </w:pPr>
    </w:p>
    <w:p w14:paraId="290AA418" w14:textId="65952AF7" w:rsidR="003C550E" w:rsidRPr="000653F7" w:rsidRDefault="003C550E" w:rsidP="005613AE">
      <w:pPr>
        <w:jc w:val="both"/>
        <w:rPr>
          <w:rFonts w:ascii="Arial" w:hAnsi="Arial" w:cs="Arial"/>
        </w:rPr>
      </w:pPr>
      <w:r>
        <w:rPr>
          <w:rFonts w:ascii="Arial" w:hAnsi="Arial" w:cs="Arial"/>
        </w:rPr>
        <w:t xml:space="preserve">A mérlegen kívüli tételek a rájuk vonatkozó bizonylatokkal (szerződések, a jog érvényesítését igazoló dokumentumok stb.) való egyeztetés útján leltározandók. </w:t>
      </w:r>
    </w:p>
    <w:p w14:paraId="059AA9B7" w14:textId="77777777" w:rsidR="00B95434" w:rsidRPr="000653F7" w:rsidRDefault="00B95434" w:rsidP="005613AE">
      <w:pPr>
        <w:jc w:val="both"/>
        <w:rPr>
          <w:rFonts w:ascii="Arial" w:hAnsi="Arial" w:cs="Arial"/>
        </w:rPr>
      </w:pPr>
    </w:p>
    <w:p w14:paraId="196D83D6" w14:textId="77777777" w:rsidR="00B95434" w:rsidRPr="000653F7" w:rsidRDefault="00B95434" w:rsidP="005613AE">
      <w:pPr>
        <w:jc w:val="both"/>
        <w:rPr>
          <w:rFonts w:ascii="Arial" w:hAnsi="Arial" w:cs="Arial"/>
        </w:rPr>
      </w:pPr>
      <w:r>
        <w:rPr>
          <w:rFonts w:ascii="Arial" w:hAnsi="Arial" w:cs="Arial"/>
        </w:rPr>
        <w:t xml:space="preserve">A mérlegen kívüli tételeket az éves beszámoló kiegészítő mellékletében is be kell mutatni, így azokról az év végi zárlat keretében összesítést kell készíteni jogcímenként a 0. Nyilvántartási számlák számlaosztályban vezetett nyilvántartásuk alapján. </w:t>
      </w:r>
    </w:p>
    <w:p w14:paraId="19675E9E" w14:textId="77777777" w:rsidR="00B95434" w:rsidRPr="000653F7" w:rsidRDefault="00B95434" w:rsidP="005613AE">
      <w:pPr>
        <w:jc w:val="both"/>
        <w:rPr>
          <w:rFonts w:ascii="Arial" w:hAnsi="Arial" w:cs="Arial"/>
        </w:rPr>
      </w:pPr>
    </w:p>
    <w:p w14:paraId="2DA59DE1" w14:textId="77777777" w:rsidR="00B95434" w:rsidRDefault="00B95434" w:rsidP="005613AE">
      <w:pPr>
        <w:jc w:val="both"/>
        <w:rPr>
          <w:rFonts w:ascii="Arial" w:hAnsi="Arial" w:cs="Arial"/>
          <w:color w:val="0000FF"/>
        </w:rPr>
      </w:pPr>
    </w:p>
    <w:p w14:paraId="7484D0D0" w14:textId="77777777" w:rsidR="00416358" w:rsidRDefault="00416358" w:rsidP="005613AE">
      <w:pPr>
        <w:jc w:val="both"/>
        <w:rPr>
          <w:rFonts w:ascii="Arial" w:hAnsi="Arial" w:cs="Arial"/>
          <w:color w:val="0000FF"/>
        </w:rPr>
      </w:pPr>
    </w:p>
    <w:p w14:paraId="3BEC2A09" w14:textId="77777777" w:rsidR="00DB5AF1" w:rsidRDefault="00DB5AF1" w:rsidP="005613AE">
      <w:pPr>
        <w:jc w:val="both"/>
        <w:rPr>
          <w:rFonts w:ascii="Arial" w:hAnsi="Arial" w:cs="Arial"/>
          <w:color w:val="0000FF"/>
        </w:rPr>
      </w:pPr>
    </w:p>
    <w:p w14:paraId="45A68958" w14:textId="77777777" w:rsidR="00B95434" w:rsidRDefault="00B95434" w:rsidP="005613AE">
      <w:pPr>
        <w:jc w:val="both"/>
        <w:rPr>
          <w:rFonts w:ascii="Arial" w:hAnsi="Arial" w:cs="Arial"/>
          <w:color w:val="0000FF"/>
        </w:rPr>
      </w:pPr>
    </w:p>
    <w:p w14:paraId="20EFCF2F" w14:textId="77777777" w:rsidR="00B95434" w:rsidRPr="00385DD2" w:rsidRDefault="00B95434" w:rsidP="005613AE">
      <w:pPr>
        <w:jc w:val="center"/>
        <w:rPr>
          <w:rFonts w:ascii="Arial" w:hAnsi="Arial" w:cs="Arial"/>
          <w:b/>
          <w:bCs/>
        </w:rPr>
      </w:pPr>
      <w:r>
        <w:rPr>
          <w:rFonts w:ascii="Arial" w:hAnsi="Arial" w:cs="Arial"/>
          <w:b/>
          <w:bCs/>
        </w:rPr>
        <w:t>VIII. A MÉRLEG TAGOLÁSA, TARTALMA ÉS KAPCSOLÓDÓ SZÁMVITELPOLITIKAI DÖNTÉSEK</w:t>
      </w:r>
    </w:p>
    <w:p w14:paraId="2AEC0C3A" w14:textId="77777777" w:rsidR="00B95434" w:rsidRPr="00385DD2" w:rsidRDefault="00B95434" w:rsidP="005613AE">
      <w:pPr>
        <w:jc w:val="both"/>
        <w:rPr>
          <w:rFonts w:ascii="Arial" w:hAnsi="Arial" w:cs="Arial"/>
          <w:color w:val="0000FF"/>
        </w:rPr>
      </w:pPr>
    </w:p>
    <w:p w14:paraId="3C9DD1DB" w14:textId="77777777" w:rsidR="00B95434" w:rsidRDefault="00B95434" w:rsidP="005613AE">
      <w:pPr>
        <w:jc w:val="both"/>
        <w:rPr>
          <w:rFonts w:ascii="Arial" w:hAnsi="Arial" w:cs="Arial"/>
        </w:rPr>
      </w:pPr>
      <w:r>
        <w:rPr>
          <w:rFonts w:ascii="Arial" w:hAnsi="Arial" w:cs="Arial"/>
        </w:rPr>
        <w:t>ESZKÖZÖK</w:t>
      </w:r>
    </w:p>
    <w:p w14:paraId="0D888EA9" w14:textId="77777777" w:rsidR="00B95434" w:rsidRDefault="00B95434" w:rsidP="005613AE">
      <w:pPr>
        <w:jc w:val="both"/>
        <w:rPr>
          <w:rFonts w:ascii="Arial" w:hAnsi="Arial" w:cs="Arial"/>
        </w:rPr>
      </w:pPr>
    </w:p>
    <w:p w14:paraId="02BCC0D3" w14:textId="71925C7E" w:rsidR="0008700E" w:rsidRDefault="0008700E" w:rsidP="005613AE">
      <w:pPr>
        <w:jc w:val="both"/>
        <w:rPr>
          <w:rFonts w:ascii="Arial" w:hAnsi="Arial" w:cs="Arial"/>
        </w:rPr>
      </w:pPr>
      <w:r>
        <w:rPr>
          <w:rFonts w:ascii="Arial" w:hAnsi="Arial" w:cs="Arial"/>
        </w:rPr>
        <w:t xml:space="preserve">Eszköz: a vállalkozás vagyona a vagyontárgyak rendeltetése, a vállalkozás működésében betöltött szerepe, megjelenése szerinti csoportosításban.</w:t>
      </w:r>
    </w:p>
    <w:p w14:paraId="37728FF6" w14:textId="77777777" w:rsidR="0008700E" w:rsidRDefault="0008700E" w:rsidP="005613AE">
      <w:pPr>
        <w:jc w:val="both"/>
        <w:rPr>
          <w:rFonts w:ascii="Arial" w:hAnsi="Arial" w:cs="Arial"/>
        </w:rPr>
      </w:pPr>
    </w:p>
    <w:p w14:paraId="4AD5A38A" w14:textId="7ACD779C" w:rsidR="00B95434" w:rsidRPr="00385DD2" w:rsidRDefault="00B95434" w:rsidP="005613AE">
      <w:pPr>
        <w:jc w:val="both"/>
        <w:rPr>
          <w:rFonts w:ascii="Arial" w:hAnsi="Arial" w:cs="Arial"/>
        </w:rPr>
      </w:pPr>
      <w:r>
        <w:rPr>
          <w:rFonts w:ascii="Arial" w:hAnsi="Arial" w:cs="Arial"/>
        </w:rPr>
        <w:t>A mérlegben eszközként kell kimutatni a vállalkozás rendelkezésére, használatára bocsátott, a vállalkozás működését szolgáló befektetett eszközöket és forgóeszközöket - a bérbe vett eszközök kivételével -, függetlenül attól, hogy azok tulajdonjoga csak törvényben, szerződésben rögzített feltételek teljesítése után kerül át a vállalkozáshoz, továbbá az aktív időbeli elhatárolásokat.</w:t>
      </w:r>
    </w:p>
    <w:p w14:paraId="00EFBD2D" w14:textId="77777777" w:rsidR="00B95434" w:rsidRPr="00385DD2" w:rsidRDefault="00B95434" w:rsidP="005613AE">
      <w:pPr>
        <w:jc w:val="both"/>
        <w:rPr>
          <w:rFonts w:ascii="Arial" w:hAnsi="Arial" w:cs="Arial"/>
        </w:rPr>
      </w:pPr>
    </w:p>
    <w:p w14:paraId="563DAFD9" w14:textId="1D97C9E8" w:rsidR="006F19BF" w:rsidRDefault="006F19BF" w:rsidP="006F19BF">
      <w:pPr>
        <w:jc w:val="both"/>
        <w:rPr>
          <w:rFonts w:ascii="Arial" w:hAnsi="Arial" w:cs="Arial"/>
        </w:rPr>
      </w:pPr>
      <w:r>
        <w:rPr>
          <w:rFonts w:ascii="Arial" w:hAnsi="Arial" w:cs="Arial"/>
        </w:rPr>
        <w:t xml:space="preserve">Amennyiben a vállalkozás vagyonkezelő is a vagyonkezelői szerződésben meghatározott értéken mutatja ki mérlegében az eszközök között a törvényi rendelkezés, illetve felhatalmazás alapján kezelésbe vett, az állami vagy önkormányzati vagyon részét képező eszközöket is. Ezen eszközöket a kiegészítő mellékletben – legalább mérlegtételek szerinti megbontásban – külön be kell mutatni, az érvényes vagyonkezelői szerződés alapján.</w:t>
      </w:r>
    </w:p>
    <w:p w14:paraId="3BE59EFD" w14:textId="77777777" w:rsidR="006F19BF" w:rsidRDefault="006F19BF" w:rsidP="005613AE">
      <w:pPr>
        <w:jc w:val="both"/>
        <w:rPr>
          <w:rFonts w:ascii="Arial" w:hAnsi="Arial" w:cs="Arial"/>
        </w:rPr>
      </w:pPr>
    </w:p>
    <w:p w14:paraId="143C6602" w14:textId="3E498A84" w:rsidR="00B95434" w:rsidRDefault="00B95434" w:rsidP="005613AE">
      <w:pPr>
        <w:jc w:val="both"/>
        <w:rPr>
          <w:rFonts w:ascii="Arial" w:hAnsi="Arial" w:cs="Arial"/>
        </w:rPr>
      </w:pPr>
      <w:r>
        <w:rPr>
          <w:rFonts w:ascii="Arial" w:hAnsi="Arial" w:cs="Arial"/>
        </w:rPr>
        <w:t xml:space="preserve">Az eszközök között kell kimutatni a pénzügyi lízing keretében átvett eszközöket, továbbá a bérbe vett (a használatra átvett) eszközökön végzett beruházások, felújítások, valamint a koncessziós szerződés alapján beszerzett, megvalósított eszközök értékét is. Az eszközöket rendeltetésük, használatuk alapján kell a befektetett eszközök vagy a forgóeszközök közé sorolni. </w:t>
      </w:r>
    </w:p>
    <w:p w14:paraId="2653CC1C" w14:textId="6B017662" w:rsidR="009552C7" w:rsidRDefault="009552C7" w:rsidP="005613AE">
      <w:pPr>
        <w:jc w:val="both"/>
        <w:rPr>
          <w:rFonts w:ascii="Arial" w:hAnsi="Arial" w:cs="Arial"/>
        </w:rPr>
      </w:pPr>
    </w:p>
    <w:p w14:paraId="276ED61A" w14:textId="0EABFF85" w:rsidR="00B95434" w:rsidRPr="00385DD2" w:rsidRDefault="009552C7" w:rsidP="005613AE">
      <w:pPr>
        <w:jc w:val="both"/>
        <w:rPr>
          <w:rFonts w:ascii="Arial" w:hAnsi="Arial" w:cs="Arial"/>
        </w:rPr>
      </w:pPr>
      <w:r>
        <w:rPr>
          <w:rFonts w:ascii="Arial" w:hAnsi="Arial" w:cs="Arial"/>
        </w:rPr>
        <w:t xml:space="preserve">Az eszközöket – a befektetett eszközök, illetve a forgóeszközök közé – rendeltetésük, használatuk alapján kell besorolni. A rendeltetés, használat szerinti minősítés szempontja, hogy az adott eszköz tartósan vagy nem tartósan szolgálja a társaság működését. Amennyiben az eszközök használata, rendeltetése a besorolást követően megváltozik, mert az eszköz a tevékenységet, a működést tartósan már nem szolgálja vagy fordítva, akkor azok besorolását meg kell változtatni; a befektetett eszközt át kell sorolni a forgóeszközök közé vagy fordítva.</w:t>
      </w:r>
    </w:p>
    <w:p w14:paraId="621861DC" w14:textId="77777777" w:rsidR="00B95434" w:rsidRPr="00385DD2" w:rsidRDefault="00B95434" w:rsidP="005613AE">
      <w:pPr>
        <w:jc w:val="both"/>
        <w:rPr>
          <w:rFonts w:ascii="Arial" w:hAnsi="Arial" w:cs="Arial"/>
        </w:rPr>
      </w:pPr>
    </w:p>
    <w:p w14:paraId="5C6F1A86" w14:textId="77777777" w:rsidR="00B95434" w:rsidRPr="00385DD2" w:rsidRDefault="00B95434" w:rsidP="005613AE">
      <w:pPr>
        <w:jc w:val="both"/>
        <w:rPr>
          <w:rFonts w:ascii="Arial" w:hAnsi="Arial" w:cs="Arial"/>
        </w:rPr>
      </w:pPr>
    </w:p>
    <w:p w14:paraId="2D596C36" w14:textId="77777777" w:rsidR="00B95434" w:rsidRPr="00385DD2" w:rsidRDefault="00B95434" w:rsidP="005613AE">
      <w:pPr>
        <w:jc w:val="both"/>
        <w:rPr>
          <w:rFonts w:ascii="Arial" w:hAnsi="Arial" w:cs="Arial"/>
          <w:b/>
          <w:bCs/>
          <w:u w:val="single"/>
        </w:rPr>
      </w:pPr>
      <w:r>
        <w:rPr>
          <w:rFonts w:ascii="Arial" w:hAnsi="Arial" w:cs="Arial"/>
          <w:b/>
          <w:bCs/>
          <w:u w:val="single"/>
        </w:rPr>
        <w:t>Befektetett eszközök</w:t>
      </w:r>
    </w:p>
    <w:p w14:paraId="5A990BD0" w14:textId="77777777" w:rsidR="00B95434" w:rsidRPr="00385DD2" w:rsidRDefault="00B95434" w:rsidP="005613AE">
      <w:pPr>
        <w:jc w:val="both"/>
        <w:rPr>
          <w:rFonts w:ascii="Arial" w:hAnsi="Arial" w:cs="Arial"/>
        </w:rPr>
      </w:pPr>
    </w:p>
    <w:p w14:paraId="3C670D3E" w14:textId="77777777" w:rsidR="00B95434" w:rsidRPr="00385DD2" w:rsidRDefault="00B95434" w:rsidP="005613AE">
      <w:pPr>
        <w:jc w:val="both"/>
        <w:rPr>
          <w:rFonts w:ascii="Arial" w:hAnsi="Arial" w:cs="Arial"/>
        </w:rPr>
      </w:pPr>
      <w:r>
        <w:rPr>
          <w:rFonts w:ascii="Arial" w:hAnsi="Arial" w:cs="Arial"/>
        </w:rPr>
        <w:t>Befektetett eszközként olyan eszközt szabad kimutatni, amelynek az a rendeltetése, hogy a tevékenységet, a működést tartósan, legalább egy éven túl szolgálja. A befektetett eszközök közé az immateriális javakat, a tárgyi eszközöket, a befektetett pénzügyi eszközöket kell besorolni.</w:t>
      </w:r>
    </w:p>
    <w:p w14:paraId="5873E5D4" w14:textId="77777777" w:rsidR="00B95434" w:rsidRPr="00385DD2" w:rsidRDefault="00B95434" w:rsidP="005613AE">
      <w:pPr>
        <w:jc w:val="both"/>
        <w:rPr>
          <w:rFonts w:ascii="Arial" w:hAnsi="Arial" w:cs="Arial"/>
        </w:rPr>
      </w:pPr>
    </w:p>
    <w:p w14:paraId="7144DBD7"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immateriális javak</w:t>
      </w:r>
      <w:r>
        <w:rPr>
          <w:rFonts w:ascii="Arial" w:hAnsi="Arial" w:cs="Arial"/>
        </w:rPr>
        <w:t xml:space="preserve"> között a mérlegben a nem anyagi eszközöket (a vagyoni értékű jogokat az ingatlanhoz kapcsolódó vagyoni értékű jogok kivételével, a szellemi terméket, az üzleti vagy cégértéket), továbbá az immateriális javakra adott előlegeket, valamint az immateriális javak értékhelyesbítését kell kimutatni. </w:t>
      </w:r>
    </w:p>
    <w:p w14:paraId="79B2C189" w14:textId="77777777" w:rsidR="00B95434" w:rsidRDefault="00B95434" w:rsidP="005613AE">
      <w:pPr>
        <w:jc w:val="both"/>
        <w:rPr>
          <w:rFonts w:ascii="Arial" w:hAnsi="Arial" w:cs="Arial"/>
        </w:rPr>
      </w:pPr>
    </w:p>
    <w:p w14:paraId="59B79D7A" w14:textId="77777777" w:rsidR="00B95434" w:rsidRPr="00385DD2" w:rsidRDefault="00B95434" w:rsidP="005613AE">
      <w:pPr>
        <w:jc w:val="both"/>
        <w:rPr>
          <w:rFonts w:ascii="Arial" w:hAnsi="Arial" w:cs="Arial"/>
        </w:rPr>
      </w:pPr>
      <w:r>
        <w:rPr>
          <w:rFonts w:ascii="Arial" w:hAnsi="Arial" w:cs="Arial"/>
        </w:rPr>
        <w:lastRenderedPageBreak/>
        <w:t>Az immateriális javak között kimutatható az alapítás-átszervezés aktivált értéke és a kísérleti fejlesztés aktivált értéke is.</w:t>
      </w:r>
    </w:p>
    <w:p w14:paraId="3B196C2F" w14:textId="33DA61BD" w:rsidR="00B95434" w:rsidRDefault="00B95434" w:rsidP="005613AE">
      <w:pPr>
        <w:jc w:val="both"/>
        <w:rPr>
          <w:rFonts w:ascii="Arial" w:hAnsi="Arial" w:cs="Arial"/>
        </w:rPr>
      </w:pPr>
      <w:r>
        <w:rPr>
          <w:rFonts w:ascii="Arial" w:hAnsi="Arial" w:cs="Arial"/>
          <w:b/>
          <w:bCs/>
        </w:rPr>
        <w:t>Alapítás-átszervezés aktivált értékeként</w:t>
      </w:r>
      <w:r>
        <w:rPr>
          <w:rFonts w:ascii="Arial" w:hAnsi="Arial" w:cs="Arial"/>
        </w:rPr>
        <w:t xml:space="preserve"> a vállalkozási tevékenység indításával, megkezdésével, jelentős bővítésével, átalakításával, átszervezésével kapcsolatos - beruházásnak, felújításnak nem minősülő - a külső vállalkozók által számlázott, valamint a saját tevékenység során felmerült olyan, a közvetlen önköltségbe tartozó költségeket lehet kimutatni, amelyek az alapítás-átszervezés befejezését követően a tevékenység során a bevételekben várhatóan megtérülnek. Ide tartoznak a minőségbiztosítási rendszer bevezetésével kapcsolatos tevékenység költségei is.</w:t>
      </w:r>
    </w:p>
    <w:p w14:paraId="0267C68F" w14:textId="77777777" w:rsidR="00BA6012" w:rsidRDefault="00BA6012" w:rsidP="005613AE">
      <w:pPr>
        <w:jc w:val="both"/>
        <w:rPr>
          <w:rFonts w:ascii="Arial" w:hAnsi="Arial" w:cs="Arial"/>
        </w:rPr>
      </w:pPr>
    </w:p>
    <w:p w14:paraId="46B89596" w14:textId="6BCE7DDA" w:rsidR="00BA6012" w:rsidRDefault="00BA6012" w:rsidP="005613AE">
      <w:pPr>
        <w:jc w:val="both"/>
        <w:rPr>
          <w:rFonts w:ascii="Arial" w:hAnsi="Arial" w:cs="Arial"/>
        </w:rPr>
      </w:pPr>
      <w:r>
        <w:rPr>
          <w:rFonts w:ascii="Arial" w:hAnsi="Arial" w:cs="Arial"/>
        </w:rPr>
        <w:t>VÁLASZTANI KELL</w:t>
      </w:r>
    </w:p>
    <w:p w14:paraId="5958123A" w14:textId="77777777" w:rsidR="00B95434" w:rsidRDefault="00B95434" w:rsidP="005613AE">
      <w:pPr>
        <w:jc w:val="both"/>
        <w:rPr>
          <w:rFonts w:ascii="Arial" w:hAnsi="Arial" w:cs="Arial"/>
        </w:rPr>
      </w:pPr>
    </w:p>
    <w:p w14:paraId="2D9F33A7" w14:textId="77777777" w:rsidR="00BA6012" w:rsidRDefault="00B95434" w:rsidP="005613AE">
      <w:pPr>
        <w:jc w:val="both"/>
        <w:rPr>
          <w:rFonts w:ascii="Arial" w:hAnsi="Arial" w:cs="Arial"/>
          <w:b/>
          <w:bCs/>
        </w:rPr>
      </w:pPr>
      <w:r>
        <w:rPr>
          <w:rFonts w:ascii="Arial" w:hAnsi="Arial" w:cs="Arial"/>
          <w:b/>
          <w:bCs/>
        </w:rPr>
        <w:t xml:space="preserve">Vállalkozásunknál az alapítás-átszervezés aktivált értékét a Számviteli törvény 25. § (3) figyelembevételével </w:t>
      </w:r>
    </w:p>
    <w:p w14:paraId="2E07F80D" w14:textId="77777777" w:rsidR="00BA6012" w:rsidRDefault="00BA6012" w:rsidP="005613AE">
      <w:pPr>
        <w:jc w:val="both"/>
        <w:rPr>
          <w:rFonts w:ascii="Arial" w:hAnsi="Arial" w:cs="Arial"/>
          <w:b/>
          <w:bCs/>
        </w:rPr>
      </w:pPr>
    </w:p>
    <w:p w14:paraId="3171193E" w14:textId="35679BEE" w:rsidR="00BA6012" w:rsidRPr="000653F7" w:rsidRDefault="00BA6012" w:rsidP="005613AE">
      <w:pPr>
        <w:jc w:val="both"/>
        <w:rPr>
          <w:rFonts w:ascii="Arial" w:hAnsi="Arial" w:cs="Arial"/>
          <w:b/>
          <w:bCs/>
          <w:color w:val="FF0000"/>
        </w:rPr>
      </w:pPr>
      <w:r>
        <w:rPr>
          <w:rFonts w:ascii="Arial" w:hAnsi="Arial" w:cs="Arial"/>
          <w:b/>
          <w:bCs/>
          <w:color w:val="FF0000"/>
        </w:rPr>
        <w:t xml:space="preserve"> VAGY</w:t>
      </w:r>
    </w:p>
    <w:p w14:paraId="2BFD3B9D" w14:textId="77777777" w:rsidR="00BA6012" w:rsidRDefault="00BA6012" w:rsidP="005613AE">
      <w:pPr>
        <w:jc w:val="both"/>
        <w:rPr>
          <w:rFonts w:ascii="Arial" w:hAnsi="Arial" w:cs="Arial"/>
          <w:b/>
          <w:bCs/>
        </w:rPr>
      </w:pPr>
    </w:p>
    <w:p w14:paraId="22C01C08" w14:textId="64EB498A" w:rsidR="00B95434" w:rsidRDefault="00B95434" w:rsidP="005613AE">
      <w:pPr>
        <w:jc w:val="both"/>
        <w:rPr>
          <w:rFonts w:ascii="Arial" w:hAnsi="Arial" w:cs="Arial"/>
          <w:color w:val="0000FF"/>
        </w:rPr>
      </w:pPr>
      <w:r>
        <w:rPr>
          <w:rFonts w:ascii="Arial" w:hAnsi="Arial" w:cs="Arial"/>
          <w:color w:val="0000FF"/>
        </w:rPr>
        <w:t>kimutatjuk az immateriális javak között.</w:t>
      </w:r>
    </w:p>
    <w:p w14:paraId="1CB2A599" w14:textId="72425E7A" w:rsidR="0008700E" w:rsidRDefault="0008700E" w:rsidP="005613AE">
      <w:pPr>
        <w:jc w:val="both"/>
        <w:rPr>
          <w:rFonts w:ascii="Arial" w:hAnsi="Arial" w:cs="Arial"/>
          <w:color w:val="0000FF"/>
        </w:rPr>
      </w:pPr>
    </w:p>
    <w:p w14:paraId="0DBE8C44" w14:textId="2759F898" w:rsidR="0008700E" w:rsidRPr="0008700E" w:rsidRDefault="0008700E" w:rsidP="0008700E">
      <w:pPr>
        <w:jc w:val="both"/>
        <w:rPr>
          <w:rFonts w:ascii="Arial" w:hAnsi="Arial" w:cs="Arial"/>
          <w:color w:val="0000FF"/>
        </w:rPr>
      </w:pPr>
      <w:r>
        <w:rPr>
          <w:rFonts w:ascii="Arial" w:hAnsi="Arial" w:cs="Arial"/>
          <w:color w:val="0000FF"/>
        </w:rPr>
        <w:t xml:space="preserve">Az aktivált alapítás-átszervezés </w:t>
      </w:r>
      <w:bookmarkStart w:id="29" w:name="_Hlk121759216"/>
      <w:r>
        <w:rPr>
          <w:rFonts w:ascii="Arial" w:hAnsi="Arial" w:cs="Arial"/>
          <w:color w:val="0000FF"/>
        </w:rPr>
        <w:t xml:space="preserve">értékének megtérülését a következő évekre összeállított üzleti tervvel dokumentáljuk.</w:t>
      </w:r>
      <w:bookmarkEnd w:id="29"/>
    </w:p>
    <w:p w14:paraId="6217B4A3" w14:textId="77777777" w:rsidR="0008700E" w:rsidRPr="0008700E" w:rsidRDefault="0008700E" w:rsidP="0008700E">
      <w:pPr>
        <w:jc w:val="both"/>
        <w:rPr>
          <w:rFonts w:ascii="Arial" w:hAnsi="Arial" w:cs="Arial"/>
          <w:color w:val="0000FF"/>
        </w:rPr>
      </w:pPr>
    </w:p>
    <w:p w14:paraId="51533B3E" w14:textId="77777777" w:rsidR="0008700E" w:rsidRDefault="0008700E" w:rsidP="0008700E">
      <w:pPr>
        <w:jc w:val="both"/>
        <w:rPr>
          <w:rFonts w:ascii="Arial" w:hAnsi="Arial" w:cs="Arial"/>
          <w:color w:val="0000FF"/>
        </w:rPr>
      </w:pPr>
      <w:r>
        <w:rPr>
          <w:rFonts w:ascii="Arial" w:hAnsi="Arial" w:cs="Arial"/>
          <w:color w:val="0000FF"/>
        </w:rPr>
        <w:t xml:space="preserve">Az új tevékenységek indításával kapcsolatos átszervezési költségnek tekintjük különösen a következő tételeket: </w:t>
      </w:r>
    </w:p>
    <w:p w14:paraId="54F92759"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hatékonyabb munkaszervezés érdekében a technológiai, gyártási folyamatok sorrendjének a megváltoztatása, </w:t>
      </w:r>
    </w:p>
    <w:p w14:paraId="1C8A1ED7"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munkavégzés feltételeinek a megváltoztatása, </w:t>
      </w:r>
    </w:p>
    <w:p w14:paraId="1EA74009"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Vállalkozáson belül használatban lévő gépek, berendezések, </w:t>
      </w:r>
    </w:p>
    <w:p w14:paraId="6D6C6C4C"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 telephelyváltás költségei, </w:t>
      </w:r>
    </w:p>
    <w:p w14:paraId="38057407" w14:textId="77777777"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 xml:space="preserve">az átszervezéshez igénybe vett szakértők által számlázott díjak, </w:t>
      </w:r>
    </w:p>
    <w:p w14:paraId="772F5558" w14:textId="7117C5A0" w:rsidR="0008700E" w:rsidRPr="003A68FA" w:rsidRDefault="0008700E">
      <w:pPr>
        <w:pStyle w:val="Listaszerbekezds"/>
        <w:numPr>
          <w:ilvl w:val="0"/>
          <w:numId w:val="26"/>
        </w:numPr>
        <w:jc w:val="both"/>
        <w:rPr>
          <w:rFonts w:ascii="Arial" w:hAnsi="Arial" w:cs="Arial"/>
          <w:color w:val="0000FF"/>
        </w:rPr>
      </w:pPr>
      <w:r>
        <w:rPr>
          <w:rFonts w:ascii="Arial" w:hAnsi="Arial" w:cs="Arial"/>
          <w:color w:val="0000FF"/>
        </w:rPr>
        <w:t>az új tevékenység piacra történő bevezetésével kapcsolatos piackutatási, reklámozási, tanácsadási stb. költségek.</w:t>
      </w:r>
    </w:p>
    <w:p w14:paraId="632B9C4A" w14:textId="77777777" w:rsidR="003A68FA" w:rsidRDefault="003A68FA" w:rsidP="005613AE">
      <w:pPr>
        <w:jc w:val="both"/>
        <w:rPr>
          <w:rFonts w:ascii="Arial" w:hAnsi="Arial" w:cs="Arial"/>
          <w:color w:val="0000FF"/>
        </w:rPr>
      </w:pPr>
    </w:p>
    <w:p w14:paraId="3F001408" w14:textId="4A91D6DA" w:rsidR="00B95434" w:rsidRDefault="003A68FA" w:rsidP="005613AE">
      <w:pPr>
        <w:jc w:val="both"/>
        <w:rPr>
          <w:rFonts w:ascii="Arial" w:hAnsi="Arial" w:cs="Arial"/>
          <w:color w:val="0000FF"/>
        </w:rPr>
      </w:pPr>
      <w:r>
        <w:rPr>
          <w:rFonts w:ascii="Arial" w:hAnsi="Arial" w:cs="Arial"/>
          <w:color w:val="0000FF"/>
        </w:rPr>
        <w:t xml:space="preserve">Nem aktiválhatók alapítás-átszervezés költségeként a gépek, berendezések alapozásának megszüntetésének, ezen eszközöknek más helyre történő átszállításának költségei, áthelyezés utáni újraalapozási, szerelési és üzembe helyezési költségei, mivel ezeket a költségeket a korábban már használatba vett tárgyi eszközök bekerülési értékében sem lehet figyelembe venni.</w:t>
      </w:r>
    </w:p>
    <w:p w14:paraId="0BD1D810" w14:textId="77777777" w:rsidR="003A68FA" w:rsidRDefault="003A68FA" w:rsidP="005613AE">
      <w:pPr>
        <w:jc w:val="both"/>
        <w:rPr>
          <w:rFonts w:ascii="Arial" w:hAnsi="Arial" w:cs="Arial"/>
          <w:color w:val="0000FF"/>
        </w:rPr>
      </w:pPr>
    </w:p>
    <w:p w14:paraId="010D486F" w14:textId="77777777" w:rsidR="00B95434" w:rsidRPr="000653F7" w:rsidRDefault="00B95434" w:rsidP="005613AE">
      <w:pPr>
        <w:jc w:val="both"/>
        <w:rPr>
          <w:rFonts w:ascii="Arial" w:hAnsi="Arial" w:cs="Arial"/>
          <w:b/>
          <w:bCs/>
          <w:color w:val="FF0000"/>
        </w:rPr>
      </w:pPr>
      <w:r>
        <w:rPr>
          <w:rFonts w:ascii="Arial" w:hAnsi="Arial" w:cs="Arial"/>
          <w:b/>
          <w:bCs/>
          <w:color w:val="FF0000"/>
        </w:rPr>
        <w:t>VAGY</w:t>
      </w:r>
    </w:p>
    <w:p w14:paraId="75A06F69" w14:textId="77777777" w:rsidR="00B95434" w:rsidRDefault="00B95434" w:rsidP="005613AE">
      <w:pPr>
        <w:jc w:val="both"/>
        <w:rPr>
          <w:rFonts w:ascii="Arial" w:hAnsi="Arial" w:cs="Arial"/>
          <w:color w:val="0000FF"/>
        </w:rPr>
      </w:pPr>
    </w:p>
    <w:p w14:paraId="26DF0BFA" w14:textId="77777777" w:rsidR="00B95434" w:rsidRPr="00496F68" w:rsidRDefault="00B95434" w:rsidP="005613AE">
      <w:pPr>
        <w:jc w:val="both"/>
        <w:rPr>
          <w:rFonts w:ascii="Arial" w:hAnsi="Arial" w:cs="Arial"/>
          <w:color w:val="0000FF"/>
        </w:rPr>
      </w:pPr>
      <w:r>
        <w:rPr>
          <w:rFonts w:ascii="Arial" w:hAnsi="Arial" w:cs="Arial"/>
          <w:color w:val="0000FF"/>
        </w:rPr>
        <w:t>a tárgyévi költségek között számoljuk el.</w:t>
      </w:r>
    </w:p>
    <w:p w14:paraId="55DB4C5D" w14:textId="77777777" w:rsidR="00B95434" w:rsidRPr="00385DD2" w:rsidRDefault="00B95434" w:rsidP="005613AE">
      <w:pPr>
        <w:jc w:val="both"/>
        <w:rPr>
          <w:rFonts w:ascii="Arial" w:hAnsi="Arial" w:cs="Arial"/>
        </w:rPr>
      </w:pPr>
    </w:p>
    <w:p w14:paraId="71F3404F" w14:textId="77777777" w:rsidR="00917683" w:rsidRDefault="00917683" w:rsidP="005613AE">
      <w:pPr>
        <w:jc w:val="both"/>
        <w:rPr>
          <w:rFonts w:ascii="Arial" w:hAnsi="Arial" w:cs="Arial"/>
          <w:b/>
          <w:bCs/>
        </w:rPr>
      </w:pPr>
    </w:p>
    <w:p w14:paraId="590D5DC1" w14:textId="6D3BAF78" w:rsidR="00B95434" w:rsidRDefault="00917683" w:rsidP="005613AE">
      <w:pPr>
        <w:jc w:val="both"/>
        <w:rPr>
          <w:rFonts w:ascii="Arial" w:hAnsi="Arial" w:cs="Arial"/>
        </w:rPr>
      </w:pPr>
      <w:r>
        <w:rPr>
          <w:rFonts w:ascii="Arial" w:hAnsi="Arial" w:cs="Arial"/>
          <w:b/>
          <w:bCs/>
        </w:rPr>
        <w:t>Kísérleti fejlesztés aktivált értékeként</w:t>
      </w:r>
      <w:r>
        <w:rPr>
          <w:rFonts w:ascii="Arial" w:hAnsi="Arial" w:cs="Arial"/>
        </w:rPr>
        <w:t xml:space="preserve"> a jövőben hasznosítható, a kísérleti fejlesztés eredményének jövőbeni hasznosításakor az árbevételben megtérülő, a kísérleti fejlesztés eredménye érdekében felmerült olyan számlázott összeget és a saját tevékenység során felmerült közvetlen önköltségbe tartozó költségeket lehet figyelembe venni, amelyek aktiválható termékben -szellemi termék, tárgyi eszköz, készlet - nem vehetők számításba, mivel a létrehozott termék piaci - várható piaci - </w:t>
        <w:lastRenderedPageBreak/>
        <w:t>árát meghaladják. A kísérleti fejlesztés állományba vett aktivált értéke nem haladhatja meg azt az összeget, ami várhatóan megtérül a kapcsolódó jövőbeni gazdasági haszonból a további fejlesztési költségek, a várható termelési költségek, illetve a termék értékesítése során közvetlenül felmerülő értékesítési költségek levonása után.</w:t>
      </w:r>
    </w:p>
    <w:p w14:paraId="038C438C" w14:textId="1B86902D" w:rsidR="003A68FA" w:rsidRDefault="003A68FA" w:rsidP="005613AE">
      <w:pPr>
        <w:jc w:val="both"/>
        <w:rPr>
          <w:rFonts w:ascii="Arial" w:hAnsi="Arial" w:cs="Arial"/>
        </w:rPr>
      </w:pPr>
    </w:p>
    <w:p w14:paraId="6DD5CBD8" w14:textId="5D28A1D8" w:rsidR="003A68FA" w:rsidRPr="003A68FA" w:rsidRDefault="003A68FA" w:rsidP="003A68FA">
      <w:pPr>
        <w:jc w:val="both"/>
        <w:rPr>
          <w:rFonts w:ascii="Arial" w:hAnsi="Arial" w:cs="Arial"/>
        </w:rPr>
      </w:pPr>
      <w:r>
        <w:rPr>
          <w:rFonts w:ascii="Arial" w:hAnsi="Arial" w:cs="Arial"/>
        </w:rPr>
        <w:t xml:space="preserve">A Számviteli törvény szempontjából kísérleti fejlesztésnek minősülő tételek köre, a tudományos kutatásról, fejlesztésről és innovációról szóló 2014. évi LXXVI. törvény 3. § 7. pontja alapján határozandó meg. </w:t>
      </w:r>
    </w:p>
    <w:p w14:paraId="3DFA17FA" w14:textId="77777777" w:rsidR="003A68FA" w:rsidRPr="003A68FA" w:rsidRDefault="003A68FA" w:rsidP="003A68FA">
      <w:pPr>
        <w:jc w:val="both"/>
        <w:rPr>
          <w:rFonts w:ascii="Arial" w:hAnsi="Arial" w:cs="Arial"/>
        </w:rPr>
      </w:pPr>
    </w:p>
    <w:p w14:paraId="3E76AB0F" w14:textId="4F89C255" w:rsidR="003A68FA" w:rsidRPr="003A68FA" w:rsidRDefault="003A68FA" w:rsidP="003A68FA">
      <w:pPr>
        <w:jc w:val="both"/>
        <w:rPr>
          <w:rFonts w:ascii="Arial" w:hAnsi="Arial" w:cs="Arial"/>
        </w:rPr>
      </w:pPr>
      <w:r>
        <w:rPr>
          <w:rFonts w:ascii="Arial" w:hAnsi="Arial" w:cs="Arial"/>
        </w:rPr>
        <w:t xml:space="preserve">A kísérleti fejlesztésbe nem tartoznak bele azok a szokásos, időszakos vagy rutinszerű változtatások, amelyeket termékeken, gyártósorokon, előállítási eljárásokon, létező szolgáltatásokon és egyéb folyamatban lévő műveleteken végeznek, akkor sem, ha e változtatások fejlesztésnek minősülnek, illetve, ha e változtatások az adott termék, eljárás, folyamat vagy szolgáltatás fejlődését is eredményezik.</w:t>
      </w:r>
    </w:p>
    <w:p w14:paraId="698D4519" w14:textId="77777777" w:rsidR="003A68FA" w:rsidRPr="003A68FA" w:rsidRDefault="003A68FA" w:rsidP="003A68FA">
      <w:pPr>
        <w:jc w:val="both"/>
        <w:rPr>
          <w:rFonts w:ascii="Arial" w:hAnsi="Arial" w:cs="Arial"/>
        </w:rPr>
      </w:pPr>
    </w:p>
    <w:p w14:paraId="6BA0CA70" w14:textId="77777777" w:rsidR="003A68FA" w:rsidRPr="003A68FA" w:rsidRDefault="003A68FA" w:rsidP="003A68FA">
      <w:pPr>
        <w:jc w:val="both"/>
        <w:rPr>
          <w:rFonts w:ascii="Arial" w:hAnsi="Arial" w:cs="Arial"/>
        </w:rPr>
      </w:pPr>
      <w:r>
        <w:rPr>
          <w:rFonts w:ascii="Arial" w:hAnsi="Arial" w:cs="Arial"/>
        </w:rPr>
        <w:t>A kísérleti fejlesztés lehet:</w:t>
      </w:r>
    </w:p>
    <w:p w14:paraId="4AE0B7B8" w14:textId="77777777" w:rsidR="003A68FA" w:rsidRPr="003A68FA" w:rsidRDefault="003A68FA">
      <w:pPr>
        <w:pStyle w:val="Listaszerbekezds"/>
        <w:numPr>
          <w:ilvl w:val="0"/>
          <w:numId w:val="27"/>
        </w:numPr>
        <w:jc w:val="both"/>
        <w:rPr>
          <w:rFonts w:ascii="Arial" w:hAnsi="Arial" w:cs="Arial"/>
        </w:rPr>
      </w:pPr>
      <w:r>
        <w:rPr>
          <w:rFonts w:ascii="Arial" w:hAnsi="Arial" w:cs="Arial"/>
        </w:rPr>
        <w:t>saját vállalkozásban végzett, illetve</w:t>
      </w:r>
    </w:p>
    <w:p w14:paraId="29F4E536" w14:textId="1D3E13A9" w:rsidR="003A68FA" w:rsidRPr="003A68FA" w:rsidRDefault="003A68FA">
      <w:pPr>
        <w:pStyle w:val="Listaszerbekezds"/>
        <w:numPr>
          <w:ilvl w:val="0"/>
          <w:numId w:val="27"/>
        </w:numPr>
        <w:jc w:val="both"/>
        <w:rPr>
          <w:rFonts w:ascii="Arial" w:hAnsi="Arial" w:cs="Arial"/>
        </w:rPr>
      </w:pPr>
      <w:r>
        <w:rPr>
          <w:rFonts w:ascii="Arial" w:hAnsi="Arial" w:cs="Arial"/>
        </w:rPr>
        <w:t xml:space="preserve">más vállalkozóval, egyetemmel stb. végeztetett</w:t>
      </w:r>
    </w:p>
    <w:p w14:paraId="1455D1A3" w14:textId="53CC6C9A" w:rsidR="003A68FA" w:rsidRDefault="003A68FA" w:rsidP="003A68FA">
      <w:pPr>
        <w:jc w:val="both"/>
        <w:rPr>
          <w:rFonts w:ascii="Arial" w:hAnsi="Arial" w:cs="Arial"/>
        </w:rPr>
      </w:pPr>
      <w:r>
        <w:rPr>
          <w:rFonts w:ascii="Arial" w:hAnsi="Arial" w:cs="Arial"/>
        </w:rPr>
        <w:t>kísérleti fejlesztés.</w:t>
      </w:r>
    </w:p>
    <w:p w14:paraId="646F3E2A" w14:textId="0659CDC2" w:rsidR="00917683" w:rsidRDefault="00917683" w:rsidP="003A68FA">
      <w:pPr>
        <w:jc w:val="both"/>
        <w:rPr>
          <w:rFonts w:ascii="Arial" w:hAnsi="Arial" w:cs="Arial"/>
        </w:rPr>
      </w:pPr>
    </w:p>
    <w:p w14:paraId="3E37380F" w14:textId="78E36A23" w:rsidR="00917683" w:rsidRDefault="00917683" w:rsidP="003A68FA">
      <w:pPr>
        <w:jc w:val="both"/>
        <w:rPr>
          <w:rFonts w:ascii="Arial" w:hAnsi="Arial" w:cs="Arial"/>
        </w:rPr>
      </w:pPr>
      <w:r>
        <w:rPr>
          <w:rFonts w:ascii="Arial" w:hAnsi="Arial" w:cs="Arial"/>
        </w:rPr>
        <w:t>Saját vállalkozásban végzett kísérleti fejlesztésnek az a tevékenység minősül, amikor a vállalkozó a kísérleti fejlesztést saját vállalati kutatóhellyel, vagy vállalkozáson belül elkülönült szervezeti egységgel – külső megrendelés nélkül – saját kockázatára, saját dolgozóival, saját vagy bérelt eszközökkel, saját eredménye terhére végzi.</w:t>
      </w:r>
    </w:p>
    <w:p w14:paraId="476BB2AE" w14:textId="76A11950" w:rsidR="00917683" w:rsidRDefault="00917683" w:rsidP="003A68FA">
      <w:pPr>
        <w:jc w:val="both"/>
        <w:rPr>
          <w:rFonts w:ascii="Arial" w:hAnsi="Arial" w:cs="Arial"/>
        </w:rPr>
      </w:pPr>
    </w:p>
    <w:p w14:paraId="70D2AA60" w14:textId="6632F015" w:rsidR="00B95434" w:rsidRDefault="00BA6012" w:rsidP="005613AE">
      <w:pPr>
        <w:jc w:val="both"/>
        <w:rPr>
          <w:rFonts w:ascii="Arial" w:hAnsi="Arial" w:cs="Arial"/>
        </w:rPr>
      </w:pPr>
      <w:r>
        <w:rPr>
          <w:rFonts w:ascii="Arial" w:hAnsi="Arial" w:cs="Arial"/>
        </w:rPr>
        <w:t>VÁLASZTANI KELL</w:t>
      </w:r>
    </w:p>
    <w:p w14:paraId="782927FE" w14:textId="77777777" w:rsidR="00BA6012" w:rsidRPr="00385DD2" w:rsidRDefault="00BA6012" w:rsidP="005613AE">
      <w:pPr>
        <w:jc w:val="both"/>
        <w:rPr>
          <w:rFonts w:ascii="Arial" w:hAnsi="Arial" w:cs="Arial"/>
        </w:rPr>
      </w:pPr>
    </w:p>
    <w:p w14:paraId="1E039193" w14:textId="77777777" w:rsidR="00BA6012" w:rsidRDefault="00B95434" w:rsidP="005613AE">
      <w:pPr>
        <w:jc w:val="both"/>
        <w:rPr>
          <w:rFonts w:ascii="Arial" w:hAnsi="Arial" w:cs="Arial"/>
          <w:b/>
          <w:bCs/>
        </w:rPr>
      </w:pPr>
      <w:r>
        <w:rPr>
          <w:rFonts w:ascii="Arial" w:hAnsi="Arial" w:cs="Arial"/>
          <w:b/>
          <w:bCs/>
        </w:rPr>
        <w:t xml:space="preserve">Vállalkozásunknál a kísérleti fejlesztés aktivált értékét </w:t>
      </w:r>
    </w:p>
    <w:p w14:paraId="2787C82C" w14:textId="77777777" w:rsidR="00BA6012" w:rsidRDefault="00BA6012" w:rsidP="005613AE">
      <w:pPr>
        <w:jc w:val="both"/>
        <w:rPr>
          <w:rFonts w:ascii="Arial" w:hAnsi="Arial" w:cs="Arial"/>
          <w:b/>
          <w:bCs/>
        </w:rPr>
      </w:pPr>
    </w:p>
    <w:p w14:paraId="68BB0110" w14:textId="16700803" w:rsidR="00BA6012" w:rsidRPr="00DB5AF1" w:rsidRDefault="00BA6012" w:rsidP="005613AE">
      <w:pPr>
        <w:jc w:val="both"/>
        <w:rPr>
          <w:rFonts w:ascii="Arial" w:hAnsi="Arial" w:cs="Arial"/>
          <w:b/>
          <w:bCs/>
          <w:color w:val="FF0000"/>
        </w:rPr>
      </w:pPr>
      <w:r>
        <w:rPr>
          <w:rFonts w:ascii="Arial" w:hAnsi="Arial" w:cs="Arial"/>
          <w:b/>
          <w:bCs/>
          <w:color w:val="FF0000"/>
        </w:rPr>
        <w:t xml:space="preserve">VAGY </w:t>
      </w:r>
    </w:p>
    <w:p w14:paraId="1ABC8833" w14:textId="77777777" w:rsidR="00BA6012" w:rsidRDefault="00BA6012" w:rsidP="005613AE">
      <w:pPr>
        <w:jc w:val="both"/>
        <w:rPr>
          <w:rFonts w:ascii="Arial" w:hAnsi="Arial" w:cs="Arial"/>
          <w:b/>
          <w:bCs/>
        </w:rPr>
      </w:pPr>
    </w:p>
    <w:p w14:paraId="5CDF08FA" w14:textId="7860201A" w:rsidR="00B95434" w:rsidRDefault="00B95434" w:rsidP="005613AE">
      <w:pPr>
        <w:jc w:val="both"/>
        <w:rPr>
          <w:rFonts w:ascii="Arial" w:hAnsi="Arial" w:cs="Arial"/>
          <w:color w:val="0000FF"/>
        </w:rPr>
      </w:pPr>
      <w:r>
        <w:rPr>
          <w:rFonts w:ascii="Arial" w:hAnsi="Arial" w:cs="Arial"/>
          <w:color w:val="0000FF"/>
        </w:rPr>
        <w:t>kimutatjuk az immateriális javak között.</w:t>
      </w:r>
    </w:p>
    <w:p w14:paraId="4F369C8E" w14:textId="7074309C" w:rsidR="003A68FA" w:rsidRDefault="003A68FA" w:rsidP="005613AE">
      <w:pPr>
        <w:jc w:val="both"/>
        <w:rPr>
          <w:rFonts w:ascii="Arial" w:hAnsi="Arial" w:cs="Arial"/>
          <w:color w:val="0000FF"/>
        </w:rPr>
      </w:pPr>
    </w:p>
    <w:p w14:paraId="52D0966A" w14:textId="51E69F98" w:rsidR="003A68FA" w:rsidRDefault="003A68FA" w:rsidP="003A68FA">
      <w:pPr>
        <w:jc w:val="both"/>
        <w:rPr>
          <w:rFonts w:ascii="Arial" w:hAnsi="Arial" w:cs="Arial"/>
          <w:color w:val="0000FF"/>
        </w:rPr>
      </w:pPr>
      <w:r>
        <w:rPr>
          <w:rFonts w:ascii="Arial" w:hAnsi="Arial" w:cs="Arial"/>
          <w:color w:val="0000FF"/>
        </w:rPr>
        <w:t xml:space="preserve">A több éven át folyó kísérleti fejlesztés költségeinek aktiválásáról az elvi döntést már a projekt indulásakor szükséges meghozni, értékének megtérülését a következő évekre összeállított üzleti tervvel dokumentáljuk.</w:t>
      </w:r>
    </w:p>
    <w:p w14:paraId="2818B07B" w14:textId="77777777" w:rsidR="003A68FA" w:rsidRPr="003A68FA" w:rsidRDefault="003A68FA" w:rsidP="003A68FA">
      <w:pPr>
        <w:jc w:val="both"/>
        <w:rPr>
          <w:rFonts w:ascii="Arial" w:hAnsi="Arial" w:cs="Arial"/>
          <w:color w:val="0000FF"/>
        </w:rPr>
      </w:pPr>
    </w:p>
    <w:p w14:paraId="740059AB" w14:textId="77777777" w:rsidR="003A68FA" w:rsidRDefault="003A68FA" w:rsidP="003A68FA">
      <w:pPr>
        <w:jc w:val="both"/>
        <w:rPr>
          <w:rFonts w:ascii="Arial" w:hAnsi="Arial" w:cs="Arial"/>
          <w:color w:val="0000FF"/>
        </w:rPr>
      </w:pPr>
      <w:r>
        <w:rPr>
          <w:rFonts w:ascii="Arial" w:hAnsi="Arial" w:cs="Arial"/>
          <w:color w:val="0000FF"/>
        </w:rPr>
        <w:t xml:space="preserve">A kísérleti fejlesztés aktivált értékeként mutatjuk ki különösen a megkezdett, de az üzleti év mérlegfordulónapjáig még be nem fejezett kísérleti fejlesztés – jövőben várhatóan megtérülő – közvetlen költségeit. </w:t>
      </w:r>
    </w:p>
    <w:p w14:paraId="2BD0401B" w14:textId="77777777" w:rsidR="003A68FA" w:rsidRDefault="003A68FA" w:rsidP="003A68FA">
      <w:pPr>
        <w:jc w:val="both"/>
        <w:rPr>
          <w:rFonts w:ascii="Arial" w:hAnsi="Arial" w:cs="Arial"/>
          <w:color w:val="0000FF"/>
        </w:rPr>
      </w:pPr>
    </w:p>
    <w:p w14:paraId="2BFAC49F" w14:textId="0D2EC8F5" w:rsidR="00B95434" w:rsidRDefault="00B95434" w:rsidP="005613AE">
      <w:pPr>
        <w:jc w:val="both"/>
        <w:rPr>
          <w:rFonts w:ascii="Arial" w:hAnsi="Arial" w:cs="Arial"/>
        </w:rPr>
      </w:pPr>
      <w:r>
        <w:rPr>
          <w:rFonts w:ascii="Arial" w:hAnsi="Arial" w:cs="Arial"/>
        </w:rPr>
        <w:t>A kísérleti fejlesztés aktivált értékeként lehet kimutatni a megkezdett, de az üzleti év mérlegfordulónapjáig be nem fejezett kísérleti fejlesztés - a jövőben várhatóan megtérülő - közvetlen költségeit is. Ez esetben a kísérleti fejlesztés aktivált értéke nemcsak a kísérleti fejlesztés többletköltségeit foglalja magában, hanem azon termékek közvetlen költségeit is, amelyeket csak később, a kísérleti fejlesztés befejezésekor lehet a készletek, a tárgyi eszközök, a szellemi termékek között állományba venni a kísérleti fejlesztés aktivált értékének csökkentésével. Az alap- és alkalmazott kutatás költségei, valamint a kísérleti fejlesztés közvetett és általános költségei nem aktiválhatók</w:t>
      </w:r>
    </w:p>
    <w:p w14:paraId="5C26B8E4" w14:textId="77777777" w:rsidR="00BA6012" w:rsidRDefault="00BA6012" w:rsidP="005613AE">
      <w:pPr>
        <w:jc w:val="both"/>
        <w:rPr>
          <w:rFonts w:ascii="Arial" w:hAnsi="Arial" w:cs="Arial"/>
        </w:rPr>
      </w:pPr>
    </w:p>
    <w:p w14:paraId="3A863CC9" w14:textId="7D0600B7" w:rsidR="00917683" w:rsidRDefault="00917683" w:rsidP="005613AE">
      <w:pPr>
        <w:jc w:val="both"/>
        <w:rPr>
          <w:rFonts w:ascii="Arial" w:hAnsi="Arial" w:cs="Arial"/>
          <w:color w:val="0000FF"/>
        </w:rPr>
      </w:pPr>
      <w:r>
        <w:rPr>
          <w:rFonts w:ascii="Arial" w:hAnsi="Arial" w:cs="Arial"/>
          <w:color w:val="0000FF"/>
        </w:rPr>
        <w:t>A kísérleti fejlesztés közvetlen költségeként csak olyan költségek vehetők figyelembe, amelyek bizonyítható módon közvetlenül az adott tevékenységhez kapcsolódnak (a tevékenységhez közvetlenül merülnek fel vagy megfelelő mutatószámok alapján a tevékenységre feloszthatóak). A felosztásra kerülő költségeknél olyan vetítési alapot kell meghatározni, amely a kísérleti fejlesztési tevékenységhez történő közvetlen hozzárendelést biztosítja. Ezen túlmenően a közvetlen önköltség értékesítési költségeket és az előállítással közvetlen kapcsolatba nem hozható igazgatási és egyéb általános költségeket nem tartalmazhat.</w:t>
      </w:r>
    </w:p>
    <w:p w14:paraId="6A567260" w14:textId="6FCD5876" w:rsidR="00917683" w:rsidRDefault="00917683" w:rsidP="005613AE">
      <w:pPr>
        <w:jc w:val="both"/>
        <w:rPr>
          <w:rFonts w:ascii="Arial" w:hAnsi="Arial" w:cs="Arial"/>
          <w:color w:val="0000FF"/>
        </w:rPr>
      </w:pPr>
    </w:p>
    <w:p w14:paraId="33C7ABA4" w14:textId="55A8AF6B" w:rsidR="00917683" w:rsidRDefault="00917683" w:rsidP="005613AE">
      <w:pPr>
        <w:jc w:val="both"/>
        <w:rPr>
          <w:rFonts w:ascii="Arial" w:hAnsi="Arial" w:cs="Arial"/>
          <w:color w:val="0000FF"/>
        </w:rPr>
      </w:pPr>
      <w:r>
        <w:rPr>
          <w:rFonts w:ascii="Arial" w:hAnsi="Arial" w:cs="Arial"/>
          <w:color w:val="0000FF"/>
        </w:rPr>
        <w:t>A kísérleti fejlesztési költségekről olyan analitikus nyilvántartás kell vezetni, amelyből kísérleti témánként (projektenként) megállapíthatóak a közvetlen költségek.</w:t>
      </w:r>
    </w:p>
    <w:p w14:paraId="3D56BC39" w14:textId="77777777" w:rsidR="00917683" w:rsidRDefault="00917683" w:rsidP="005613AE">
      <w:pPr>
        <w:jc w:val="both"/>
        <w:rPr>
          <w:rFonts w:ascii="Arial" w:hAnsi="Arial" w:cs="Arial"/>
          <w:color w:val="FF0000"/>
        </w:rPr>
      </w:pPr>
    </w:p>
    <w:p w14:paraId="4F272957" w14:textId="2FF3F6FB" w:rsidR="00B95434" w:rsidRPr="000C191C" w:rsidRDefault="00B95434" w:rsidP="005613AE">
      <w:pPr>
        <w:jc w:val="both"/>
        <w:rPr>
          <w:rFonts w:ascii="Arial" w:hAnsi="Arial" w:cs="Arial"/>
          <w:color w:val="FF0000"/>
        </w:rPr>
      </w:pPr>
      <w:r>
        <w:rPr>
          <w:rFonts w:ascii="Arial" w:hAnsi="Arial" w:cs="Arial"/>
          <w:color w:val="FF0000"/>
        </w:rPr>
        <w:t>VAGY</w:t>
      </w:r>
    </w:p>
    <w:p w14:paraId="52007968" w14:textId="77777777" w:rsidR="00917683" w:rsidRDefault="00917683" w:rsidP="005613AE">
      <w:pPr>
        <w:jc w:val="both"/>
        <w:rPr>
          <w:rFonts w:ascii="Arial" w:hAnsi="Arial" w:cs="Arial"/>
          <w:color w:val="0000FF"/>
        </w:rPr>
      </w:pPr>
    </w:p>
    <w:p w14:paraId="2C69DE7A" w14:textId="4986C355" w:rsidR="00B95434" w:rsidRPr="00496F68" w:rsidRDefault="00B95434" w:rsidP="005613AE">
      <w:pPr>
        <w:jc w:val="both"/>
        <w:rPr>
          <w:rFonts w:ascii="Arial" w:hAnsi="Arial" w:cs="Arial"/>
          <w:color w:val="0000FF"/>
        </w:rPr>
      </w:pPr>
      <w:r>
        <w:rPr>
          <w:rFonts w:ascii="Arial" w:hAnsi="Arial" w:cs="Arial"/>
          <w:color w:val="0000FF"/>
        </w:rPr>
        <w:t>a tárgyévi költségek között számoljuk el.</w:t>
      </w:r>
    </w:p>
    <w:p w14:paraId="7488A910" w14:textId="77777777" w:rsidR="00B95434" w:rsidRPr="00385DD2" w:rsidRDefault="00B95434" w:rsidP="005613AE">
      <w:pPr>
        <w:jc w:val="both"/>
        <w:rPr>
          <w:rFonts w:ascii="Arial" w:hAnsi="Arial" w:cs="Arial"/>
        </w:rPr>
      </w:pPr>
    </w:p>
    <w:p w14:paraId="083B101C" w14:textId="77777777" w:rsidR="00917683" w:rsidRDefault="00917683" w:rsidP="005613AE">
      <w:pPr>
        <w:jc w:val="both"/>
        <w:rPr>
          <w:rFonts w:ascii="Arial" w:hAnsi="Arial" w:cs="Arial"/>
        </w:rPr>
      </w:pPr>
    </w:p>
    <w:p w14:paraId="1FF2F862" w14:textId="77777777" w:rsidR="00917683" w:rsidRDefault="00917683" w:rsidP="005613AE">
      <w:pPr>
        <w:jc w:val="both"/>
        <w:rPr>
          <w:rFonts w:ascii="Arial" w:hAnsi="Arial" w:cs="Arial"/>
        </w:rPr>
      </w:pPr>
    </w:p>
    <w:p w14:paraId="39CAB43D" w14:textId="2D366B5B" w:rsidR="00B95434" w:rsidRPr="00385DD2" w:rsidRDefault="00B95434" w:rsidP="005613AE">
      <w:pPr>
        <w:jc w:val="both"/>
        <w:rPr>
          <w:rFonts w:ascii="Arial" w:hAnsi="Arial" w:cs="Arial"/>
        </w:rPr>
      </w:pPr>
      <w:r>
        <w:rPr>
          <w:rFonts w:ascii="Arial" w:hAnsi="Arial" w:cs="Arial"/>
        </w:rPr>
        <w:t xml:space="preserve">Az immateriális javak között </w:t>
      </w:r>
      <w:r>
        <w:rPr>
          <w:rFonts w:ascii="Arial" w:hAnsi="Arial" w:cs="Arial"/>
          <w:b/>
          <w:bCs/>
        </w:rPr>
        <w:t>vagyoni értékű jogként</w:t>
      </w:r>
      <w:r>
        <w:rPr>
          <w:rFonts w:ascii="Arial" w:hAnsi="Arial" w:cs="Arial"/>
        </w:rPr>
        <w:t xml:space="preserve"> azokat a megszerzett jogokat kell kimutatni, amelyek nem kapcsolódnak ingatlanhoz. Ilyenek különösen: a bérleti jog, a használati jog, a vagyonkezelői jog, a szellemi termékek felhasználási joga, a licencek, továbbá a koncessziós jog, a játékjog, valamint az ingatlanhoz nem kapcsolódó egyéb jogok. Saját előállításban vagyoni értékű jog nem keletlezik.</w:t>
      </w:r>
    </w:p>
    <w:p w14:paraId="30715184" w14:textId="77777777" w:rsidR="00B95434" w:rsidRPr="00385DD2" w:rsidRDefault="00B95434" w:rsidP="005613AE">
      <w:pPr>
        <w:jc w:val="both"/>
        <w:rPr>
          <w:rFonts w:ascii="Arial" w:hAnsi="Arial" w:cs="Arial"/>
        </w:rPr>
      </w:pPr>
    </w:p>
    <w:p w14:paraId="06510821" w14:textId="468CB8F9" w:rsidR="00B95434" w:rsidRDefault="00B95434" w:rsidP="005613AE">
      <w:pPr>
        <w:jc w:val="both"/>
        <w:rPr>
          <w:rFonts w:ascii="Arial" w:hAnsi="Arial" w:cs="Arial"/>
        </w:rPr>
      </w:pPr>
      <w:r>
        <w:rPr>
          <w:rFonts w:ascii="Arial" w:hAnsi="Arial" w:cs="Arial"/>
          <w:b/>
          <w:bCs/>
        </w:rPr>
        <w:t>Szellemi termékek</w:t>
      </w:r>
      <w:r>
        <w:rPr>
          <w:rFonts w:ascii="Arial" w:hAnsi="Arial" w:cs="Arial"/>
        </w:rPr>
        <w:t xml:space="preserve"> közé sorolandók:  az iparjogvédelemben részesülő javak közül a szabadalom, a használati  minta, a formatervezési minta, a védjegy, a földrajzi árujelző, a kereskedelmi név, a szerzői jogvédelemben részesülő művek és szomszédos jogok, így különösen a számítógépbe be nem épített szoftver termékek, a műszaki tervek, az egyéb szellemi alkotások, a jogvédelemben nem részesülő, de titkossága révén monopolizált javak közül a know-how és gyártási eljárásfüggetlenül attól, hogy azt vásárolták vagy a vállalkozó állította elő, illetve használatba vették-e azokat vagy sem.</w:t>
      </w:r>
    </w:p>
    <w:p w14:paraId="6DB17EED" w14:textId="6B053812" w:rsidR="00677576" w:rsidRDefault="00677576" w:rsidP="005613AE">
      <w:pPr>
        <w:jc w:val="both"/>
        <w:rPr>
          <w:rFonts w:ascii="Arial" w:hAnsi="Arial" w:cs="Arial"/>
        </w:rPr>
      </w:pPr>
    </w:p>
    <w:p w14:paraId="4245007A" w14:textId="32DFB423" w:rsidR="00480E28" w:rsidRPr="00385DD2" w:rsidRDefault="00480E28" w:rsidP="005613AE">
      <w:pPr>
        <w:jc w:val="both"/>
        <w:rPr>
          <w:rFonts w:ascii="Arial" w:hAnsi="Arial" w:cs="Arial"/>
        </w:rPr>
      </w:pPr>
      <w:r>
        <w:rPr>
          <w:rFonts w:ascii="Arial" w:hAnsi="Arial" w:cs="Arial"/>
        </w:rPr>
        <w:t xml:space="preserve">Ha vállalkozás egy szoftver tulajdonjogát nem szerzi meg, csak a használati jogát, azaz a licenszt, akkor annak a bekerülési értéke vagyoni értékű jog lesz, ha a szoftver tulajdonjogát is megszerzi, akkor a szoftver szellemi terméknek minősül. </w:t>
      </w:r>
    </w:p>
    <w:p w14:paraId="4D5F38FE" w14:textId="77777777" w:rsidR="00B95434" w:rsidRPr="00385DD2" w:rsidRDefault="00B95434" w:rsidP="005613AE">
      <w:pPr>
        <w:jc w:val="both"/>
        <w:rPr>
          <w:rFonts w:ascii="Arial" w:hAnsi="Arial" w:cs="Arial"/>
        </w:rPr>
      </w:pPr>
    </w:p>
    <w:p w14:paraId="1DC5FA57" w14:textId="77777777" w:rsidR="009552C7" w:rsidRDefault="009552C7" w:rsidP="005613AE">
      <w:pPr>
        <w:autoSpaceDE w:val="0"/>
        <w:autoSpaceDN w:val="0"/>
        <w:adjustRightInd w:val="0"/>
        <w:jc w:val="both"/>
        <w:rPr>
          <w:rFonts w:ascii="Arial" w:hAnsi="Arial" w:cs="Arial"/>
          <w:b/>
          <w:bCs/>
        </w:rPr>
      </w:pPr>
    </w:p>
    <w:p w14:paraId="591A3B84" w14:textId="653AD9E4" w:rsidR="00B95434" w:rsidRPr="001C1751" w:rsidRDefault="00B95434" w:rsidP="005613AE">
      <w:pPr>
        <w:autoSpaceDE w:val="0"/>
        <w:autoSpaceDN w:val="0"/>
        <w:adjustRightInd w:val="0"/>
        <w:jc w:val="both"/>
        <w:rPr>
          <w:rFonts w:ascii="Arial" w:hAnsi="Arial" w:cs="Arial"/>
        </w:rPr>
      </w:pPr>
      <w:r>
        <w:rPr>
          <w:rFonts w:ascii="Arial" w:hAnsi="Arial" w:cs="Arial"/>
          <w:b/>
          <w:bCs/>
        </w:rPr>
        <w:t>Üzleti vagy cégértékként</w:t>
      </w:r>
      <w:r>
        <w:rPr>
          <w:rFonts w:ascii="Arial" w:hAnsi="Arial" w:cs="Arial"/>
        </w:rPr>
        <w:t xml:space="preserve"> kell kimutatni az üzletág (ideértve az üzlethálózatot és a telephelyet is) vásárlása esetén a jövőbeni gazdasági haszon reményében teljesített többletkifizetés összegét, az üzletág vásárlásáért kifizetett ellenértéknek az átvett eszközök piaci értéke és az átvállalt kötelezettségek számviteli törvény szerinti értékeléssel meghatározott értéke különbözetét meghaladó értékében. Üzleti vagy cégértéknek minősül továbbá a beolvadáskor, összeolvadáskor megszűnő vállalkozásban lévő részesedés értékének a megszűnő vállalkozás átértékelt eszközei és kötelezettségei piaci értéke különbözetének befektetés (részesedés) arányos összegét meghaladó része is az átalakulással létrejövő jogutódnál, feltéve, hogy a részesedés korábbi bekerülési értékét a jövedelemtermelőképesség módszerével határozták meg.</w:t>
      </w:r>
    </w:p>
    <w:p w14:paraId="5E6A2F96" w14:textId="5640184A" w:rsidR="00B95434" w:rsidRDefault="00B95434" w:rsidP="005613AE">
      <w:pPr>
        <w:jc w:val="both"/>
        <w:rPr>
          <w:rFonts w:ascii="Arial" w:hAnsi="Arial" w:cs="Arial"/>
        </w:rPr>
      </w:pPr>
    </w:p>
    <w:p w14:paraId="73F0A473" w14:textId="7B5BD3F8" w:rsidR="003A358B" w:rsidRDefault="003A358B" w:rsidP="005613AE">
      <w:pPr>
        <w:jc w:val="both"/>
        <w:rPr>
          <w:rFonts w:ascii="Arial" w:hAnsi="Arial" w:cs="Arial"/>
        </w:rPr>
      </w:pPr>
      <w:r>
        <w:rPr>
          <w:rFonts w:ascii="Arial" w:hAnsi="Arial" w:cs="Arial"/>
        </w:rPr>
        <w:t xml:space="preserve">A tőzsdén jegyzett cégek részvényeinek vásárlásakor a piaci érték a tőzsdei árfolyam. Tőzsdén kívüli cégek részvényeinek, üzletrészeinek vásárlásakor „piaci értékként” a részesedések saját tőke értékét kell figyelembe venni.</w:t>
      </w:r>
    </w:p>
    <w:p w14:paraId="07F35E44" w14:textId="77777777" w:rsidR="003A358B" w:rsidRPr="00385DD2" w:rsidRDefault="003A358B" w:rsidP="005613AE">
      <w:pPr>
        <w:jc w:val="both"/>
        <w:rPr>
          <w:rFonts w:ascii="Arial" w:hAnsi="Arial" w:cs="Arial"/>
        </w:rPr>
      </w:pPr>
    </w:p>
    <w:p w14:paraId="4F029C53" w14:textId="77777777" w:rsidR="00B95434" w:rsidRPr="00385DD2" w:rsidRDefault="00B95434" w:rsidP="005613AE">
      <w:pPr>
        <w:jc w:val="both"/>
        <w:rPr>
          <w:rFonts w:ascii="Arial" w:hAnsi="Arial" w:cs="Arial"/>
        </w:rPr>
      </w:pPr>
      <w:r>
        <w:rPr>
          <w:rFonts w:ascii="Arial" w:hAnsi="Arial" w:cs="Arial"/>
        </w:rPr>
        <w:t xml:space="preserve">Az </w:t>
      </w:r>
      <w:r>
        <w:rPr>
          <w:rFonts w:ascii="Arial" w:hAnsi="Arial" w:cs="Arial"/>
          <w:b/>
          <w:bCs/>
        </w:rPr>
        <w:t>immateriális javakra adott előlegként</w:t>
      </w:r>
      <w:r>
        <w:rPr>
          <w:rFonts w:ascii="Arial" w:hAnsi="Arial" w:cs="Arial"/>
        </w:rPr>
        <w:t xml:space="preserve"> kell kimutatni az ilyen címen a szállítóknak átutalt (megfizetett, kiegyenlített) - a levonható előzetesen felszámított általános forgalmi adót nem tartalmazó - összeget.</w:t>
      </w:r>
    </w:p>
    <w:p w14:paraId="3233EAE7" w14:textId="77777777" w:rsidR="00B95434" w:rsidRPr="00385DD2" w:rsidRDefault="00B95434" w:rsidP="005613AE">
      <w:pPr>
        <w:jc w:val="both"/>
        <w:rPr>
          <w:rFonts w:ascii="Arial" w:hAnsi="Arial" w:cs="Arial"/>
        </w:rPr>
      </w:pPr>
    </w:p>
    <w:p w14:paraId="0CC77617" w14:textId="2117AAA4" w:rsidR="00B95434" w:rsidRPr="00385DD2" w:rsidRDefault="00B95434" w:rsidP="005613AE">
      <w:pPr>
        <w:jc w:val="both"/>
        <w:rPr>
          <w:rFonts w:ascii="Arial" w:hAnsi="Arial" w:cs="Arial"/>
        </w:rPr>
      </w:pPr>
      <w:r>
        <w:rPr>
          <w:rFonts w:ascii="Arial" w:hAnsi="Arial" w:cs="Arial"/>
          <w:b/>
          <w:bCs/>
        </w:rPr>
        <w:t>Az immateriális javak értékhelyesbítéseként</w:t>
      </w:r>
      <w:r>
        <w:rPr>
          <w:rFonts w:ascii="Arial" w:hAnsi="Arial" w:cs="Arial"/>
        </w:rPr>
        <w:t xml:space="preserve"> csak a vagyoni értékű jogok, továbbá a szellemi termékek - könyv szerinti értéket meghaladó - piaci értéke és könyv szerinti értéke (a bekerülési értéknek a terv szerinti értékcsökkenés elszámolt összegével csökkentett értéke) közötti különbözet mutatható ki.</w:t>
      </w:r>
    </w:p>
    <w:p w14:paraId="5B09FF7C" w14:textId="77777777" w:rsidR="00B95434" w:rsidRDefault="00B95434" w:rsidP="005613AE">
      <w:pPr>
        <w:jc w:val="both"/>
        <w:rPr>
          <w:rFonts w:ascii="Arial" w:hAnsi="Arial" w:cs="Arial"/>
          <w:b/>
          <w:bCs/>
        </w:rPr>
      </w:pPr>
    </w:p>
    <w:p w14:paraId="299B1B8E" w14:textId="56E02729" w:rsidR="00B95434" w:rsidRDefault="00B95434" w:rsidP="005613AE">
      <w:pPr>
        <w:jc w:val="both"/>
        <w:rPr>
          <w:rFonts w:ascii="Arial" w:hAnsi="Arial" w:cs="Arial"/>
          <w:color w:val="0000FF"/>
        </w:rPr>
      </w:pPr>
      <w:r>
        <w:rPr>
          <w:rFonts w:ascii="Arial" w:hAnsi="Arial" w:cs="Arial"/>
          <w:b/>
          <w:bCs/>
        </w:rPr>
        <w:t xml:space="preserve">Vállalkozásunknál az immateriális javakkal kapcsolatos értékhelyesbítési lehetőséget a következő eszközcsoport esetében </w:t>
      </w:r>
      <w:r>
        <w:rPr>
          <w:rFonts w:ascii="Arial" w:hAnsi="Arial" w:cs="Arial"/>
          <w:color w:val="0000FF"/>
        </w:rPr>
        <w:t xml:space="preserve">alkalmazzuk: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63. kérdés] </w:t>
      </w:r>
    </w:p>
    <w:p w14:paraId="2AE0BD1B" w14:textId="77777777" w:rsidR="00AF718E" w:rsidRDefault="00AF718E" w:rsidP="005613AE">
      <w:pPr>
        <w:jc w:val="both"/>
        <w:rPr>
          <w:rFonts w:ascii="Arial" w:hAnsi="Arial" w:cs="Arial"/>
          <w:color w:val="FF0000"/>
        </w:rPr>
      </w:pPr>
    </w:p>
    <w:p w14:paraId="3E7CD274" w14:textId="6865F7CF" w:rsidR="00B95434" w:rsidRDefault="00B95434" w:rsidP="005613AE">
      <w:pPr>
        <w:jc w:val="both"/>
        <w:rPr>
          <w:rFonts w:ascii="Arial" w:hAnsi="Arial" w:cs="Arial"/>
          <w:color w:val="0000FF"/>
        </w:rPr>
      </w:pPr>
      <w:r>
        <w:rPr>
          <w:rFonts w:ascii="Arial" w:hAnsi="Arial" w:cs="Arial"/>
          <w:color w:val="FF0000"/>
        </w:rPr>
        <w:t>VAGY</w:t>
      </w:r>
    </w:p>
    <w:p w14:paraId="7B38B340" w14:textId="77777777" w:rsidR="00AF718E" w:rsidRDefault="00B95434" w:rsidP="005613AE">
      <w:pPr>
        <w:jc w:val="both"/>
        <w:rPr>
          <w:rFonts w:ascii="Arial" w:hAnsi="Arial" w:cs="Arial"/>
          <w:color w:val="0000FF"/>
        </w:rPr>
      </w:pPr>
      <w:r>
        <w:rPr>
          <w:rFonts w:ascii="Arial" w:hAnsi="Arial" w:cs="Arial"/>
          <w:color w:val="0000FF"/>
        </w:rPr>
        <w:t xml:space="preserve"> </w:t>
      </w:r>
    </w:p>
    <w:p w14:paraId="55A28B00" w14:textId="641E5892" w:rsidR="00B95434" w:rsidRPr="00B26F60" w:rsidRDefault="00B95434" w:rsidP="005613AE">
      <w:pPr>
        <w:jc w:val="both"/>
        <w:rPr>
          <w:rFonts w:ascii="Arial" w:hAnsi="Arial" w:cs="Arial"/>
          <w:color w:val="0000FF"/>
        </w:rPr>
      </w:pPr>
      <w:r>
        <w:rPr>
          <w:rFonts w:ascii="Arial" w:hAnsi="Arial" w:cs="Arial"/>
          <w:color w:val="0000FF"/>
        </w:rPr>
        <w:t>nem alkalmazzuk.</w:t>
      </w:r>
    </w:p>
    <w:p w14:paraId="57BB5731" w14:textId="77777777" w:rsidR="00B95434" w:rsidRPr="00385DD2" w:rsidRDefault="00B95434" w:rsidP="005613AE">
      <w:pPr>
        <w:jc w:val="both"/>
        <w:rPr>
          <w:rFonts w:ascii="Arial" w:hAnsi="Arial" w:cs="Arial"/>
        </w:rPr>
      </w:pPr>
    </w:p>
    <w:p w14:paraId="480C7430" w14:textId="77777777" w:rsidR="00AF718E" w:rsidRDefault="00AF718E" w:rsidP="005613AE">
      <w:pPr>
        <w:jc w:val="both"/>
        <w:rPr>
          <w:rFonts w:ascii="Arial" w:hAnsi="Arial" w:cs="Arial"/>
          <w:b/>
          <w:bCs/>
        </w:rPr>
      </w:pPr>
    </w:p>
    <w:p w14:paraId="490CC49F" w14:textId="3DEE74B9" w:rsidR="00B95434" w:rsidRPr="00385DD2" w:rsidRDefault="00B95434" w:rsidP="005613AE">
      <w:pPr>
        <w:jc w:val="both"/>
        <w:rPr>
          <w:rFonts w:ascii="Arial" w:hAnsi="Arial" w:cs="Arial"/>
        </w:rPr>
      </w:pPr>
      <w:r>
        <w:rPr>
          <w:rFonts w:ascii="Arial" w:hAnsi="Arial" w:cs="Arial"/>
          <w:b/>
          <w:bCs/>
        </w:rPr>
        <w:t>A tárgyi eszközök</w:t>
      </w:r>
      <w:r>
        <w:rPr>
          <w:rFonts w:ascii="Arial" w:hAnsi="Arial" w:cs="Arial"/>
        </w:rPr>
        <w:t xml:space="preserve"> között a mérlegben azokat a rendeltetésszerűen használatba vett, üzembe helyezett anyagi eszközöket, tenyészállatokat kell kimutatni, amelyek tartósan - közvetlenül vagy közvetett módon - szolgálják a vállalkozó tevékenységét, továbbá az ezen eszközök beszerzésére (a beruházásokra) adott előlegeket és a beruházásokat, valamint a tárgyi eszközök értékhelyesbítését.</w:t>
      </w:r>
    </w:p>
    <w:p w14:paraId="09DFEF17" w14:textId="77777777" w:rsidR="00B95434" w:rsidRPr="00385DD2" w:rsidRDefault="00B95434" w:rsidP="005613AE">
      <w:pPr>
        <w:jc w:val="both"/>
        <w:rPr>
          <w:rFonts w:ascii="Arial" w:hAnsi="Arial" w:cs="Arial"/>
        </w:rPr>
      </w:pPr>
    </w:p>
    <w:p w14:paraId="6EE40B56" w14:textId="77777777" w:rsidR="00B95434" w:rsidRPr="00385DD2" w:rsidRDefault="00B95434" w:rsidP="005613AE">
      <w:pPr>
        <w:jc w:val="both"/>
        <w:rPr>
          <w:rFonts w:ascii="Arial" w:hAnsi="Arial" w:cs="Arial"/>
        </w:rPr>
      </w:pPr>
      <w:r>
        <w:rPr>
          <w:rFonts w:ascii="Arial" w:hAnsi="Arial" w:cs="Arial"/>
          <w:b/>
          <w:bCs/>
        </w:rPr>
        <w:t>Az ingatlanok</w:t>
      </w:r>
      <w:r>
        <w:rPr>
          <w:rFonts w:ascii="Arial" w:hAnsi="Arial" w:cs="Arial"/>
        </w:rPr>
        <w:t xml:space="preserve"> között kell kimutatni a rendeltetésszerűen használatba vett földterületet és minden olyan anyagi eszközt, amelyet a földdel tartós kapcsolatban létesítettek. Az ingatlanok közé sorolandó: a földterület, a telek, a telkesítés, az épület, az épületrész, az egyéb építmény, az üzemkörön kívüli ingatlan, illetve ezek tulajdoni hányada, továbbá az ingatlanokhoz kapcsolódó vagyoni értékű jogok, függetlenül attól, hogy azokat vásárolták vagy a vállalkozó állította elő, illetve azok saját tulajdonú vagy bérelt ingatlanon valósultak meg. Az ingatlanok között kell kimutatni a bérbe vett ingatlanokon végzett és aktivált beruházást, felújítást is.</w:t>
      </w:r>
    </w:p>
    <w:p w14:paraId="3D93D51C" w14:textId="77777777" w:rsidR="00B95434" w:rsidRPr="00385DD2" w:rsidRDefault="00B95434" w:rsidP="005613AE">
      <w:pPr>
        <w:jc w:val="both"/>
        <w:rPr>
          <w:rFonts w:ascii="Arial" w:hAnsi="Arial" w:cs="Arial"/>
        </w:rPr>
      </w:pPr>
    </w:p>
    <w:p w14:paraId="6B63582E" w14:textId="092F9E20" w:rsidR="00B95434" w:rsidRPr="00385DD2" w:rsidRDefault="00B95434" w:rsidP="005613AE">
      <w:pPr>
        <w:jc w:val="both"/>
        <w:rPr>
          <w:rFonts w:ascii="Arial" w:hAnsi="Arial" w:cs="Arial"/>
        </w:rPr>
      </w:pPr>
      <w:r>
        <w:rPr>
          <w:rFonts w:ascii="Arial" w:hAnsi="Arial" w:cs="Arial"/>
          <w:b/>
          <w:bCs/>
        </w:rPr>
        <w:t>Az ingatlanokhoz kapcsolódó vagyoni értékű jogok</w:t>
      </w:r>
      <w:r>
        <w:rPr>
          <w:rFonts w:ascii="Arial" w:hAnsi="Arial" w:cs="Arial"/>
        </w:rPr>
        <w:t xml:space="preserve"> különösen: a földhasználat, a haszonélvezet és használat, a bérleti jog, építményi jog, a szolgalmi jog, az ingatlanok rendeltetésszerű használatához kapcsolódó - jogszabályban nevesített - hozzájárulások, díjak (víziközműfejlesztési hozzájárulás, villamos energia hálózati csatlakozási díj, gázhálózati csatlakozási díj megfizetése alapján szerzett használati jog, valamint az ingatlanhoz kapcsolódó egyéb jogok.</w:t>
      </w:r>
    </w:p>
    <w:p w14:paraId="5D3AC1B6" w14:textId="77777777" w:rsidR="00B95434" w:rsidRPr="00385DD2" w:rsidRDefault="00B95434" w:rsidP="005613AE">
      <w:pPr>
        <w:jc w:val="both"/>
        <w:rPr>
          <w:rFonts w:ascii="Arial" w:hAnsi="Arial" w:cs="Arial"/>
        </w:rPr>
      </w:pPr>
    </w:p>
    <w:p w14:paraId="32265DA0" w14:textId="77777777" w:rsidR="00B95434" w:rsidRPr="00385DD2" w:rsidRDefault="00B95434" w:rsidP="005613AE">
      <w:pPr>
        <w:jc w:val="both"/>
        <w:rPr>
          <w:rFonts w:ascii="Arial" w:hAnsi="Arial" w:cs="Arial"/>
        </w:rPr>
      </w:pPr>
      <w:r>
        <w:rPr>
          <w:rFonts w:ascii="Arial" w:hAnsi="Arial" w:cs="Arial"/>
          <w:b/>
          <w:bCs/>
        </w:rPr>
        <w:t>A műszaki berendezések, gépek, járművek</w:t>
      </w:r>
      <w:r>
        <w:rPr>
          <w:rFonts w:ascii="Arial" w:hAnsi="Arial" w:cs="Arial"/>
        </w:rPr>
        <w:t xml:space="preserve"> között kell kimutatni a rendeltetésszerűen használatba vett, üzembe helyezett, a vállalkozó tevékenységét közvetlenül szolgáló erőgépeket, erőművi berendezéseket, egyéb gépeket, berendezéseket, műszereket és szerszámokat, szállítóeszközöket, hírközlő berendezéseket, számítástechnikai eszközöket, a tevékenységi profilt meghatározó </w:t>
        <w:lastRenderedPageBreak/>
        <w:t>vasúti, közúti, vízi- és légiközlekedési eszközöket, valamint az itt felsorolt, bérbe vett eszközökön végzett és aktivált beruházást, felújítást.</w:t>
      </w:r>
    </w:p>
    <w:p w14:paraId="04E29C4B" w14:textId="77777777" w:rsidR="00B95434" w:rsidRPr="00385DD2" w:rsidRDefault="00B95434" w:rsidP="005613AE">
      <w:pPr>
        <w:jc w:val="both"/>
        <w:rPr>
          <w:rFonts w:ascii="Arial" w:hAnsi="Arial" w:cs="Arial"/>
          <w:b/>
          <w:bCs/>
        </w:rPr>
      </w:pPr>
    </w:p>
    <w:p w14:paraId="0492A292" w14:textId="77777777" w:rsidR="00B95434" w:rsidRPr="00385DD2" w:rsidRDefault="00B95434" w:rsidP="005613AE">
      <w:pPr>
        <w:jc w:val="both"/>
        <w:rPr>
          <w:rFonts w:ascii="Arial" w:hAnsi="Arial" w:cs="Arial"/>
        </w:rPr>
      </w:pPr>
      <w:r>
        <w:rPr>
          <w:rFonts w:ascii="Arial" w:hAnsi="Arial" w:cs="Arial"/>
          <w:b/>
          <w:bCs/>
        </w:rPr>
        <w:t>Az egyéb berendezések, felszerelések, járművek</w:t>
      </w:r>
      <w:r>
        <w:rPr>
          <w:rFonts w:ascii="Arial" w:hAnsi="Arial" w:cs="Arial"/>
        </w:rPr>
        <w:t xml:space="preserve"> közé tartoznak azok a rendeltetésszerűen használatba vett, üzembe helyezett, a műszaki berendezések, gépek, járművek közé nem tartozó gépek, berendezések, felszerelések, járművek, amelyek a vállalkozó tevékenységét közvetetten szolgálják. Ilyenek különösen: az egyéb üzemi (üzleti) gépek, berendezések, felszerelések, járművek, az irodai, igazgatási berendezések, felszerelések, az üzemkörön kívüli berendezések, felszerelések, járművek, valamint az itt felsorolt, bérbe vett eszközökön végzett és aktivált beruházás, felújítás.</w:t>
      </w:r>
    </w:p>
    <w:p w14:paraId="08736CCC" w14:textId="77777777" w:rsidR="00B95434" w:rsidRPr="00385DD2" w:rsidRDefault="00B95434" w:rsidP="005613AE">
      <w:pPr>
        <w:jc w:val="both"/>
        <w:rPr>
          <w:rFonts w:ascii="Arial" w:hAnsi="Arial" w:cs="Arial"/>
        </w:rPr>
      </w:pPr>
    </w:p>
    <w:p w14:paraId="4F217299" w14:textId="77777777" w:rsidR="00B95434" w:rsidRPr="00385DD2" w:rsidRDefault="00B95434" w:rsidP="005613AE">
      <w:pPr>
        <w:jc w:val="both"/>
        <w:rPr>
          <w:rFonts w:ascii="Arial" w:hAnsi="Arial" w:cs="Arial"/>
        </w:rPr>
      </w:pPr>
      <w:r>
        <w:rPr>
          <w:rFonts w:ascii="Arial" w:hAnsi="Arial" w:cs="Arial"/>
          <w:b/>
          <w:bCs/>
        </w:rPr>
        <w:t>Tenyészállatok</w:t>
      </w:r>
      <w:r>
        <w:rPr>
          <w:rFonts w:ascii="Arial" w:hAnsi="Arial" w:cs="Arial"/>
        </w:rPr>
        <w:t xml:space="preserve"> között kell kimutatni azokat az állatokat, amelyek a tenyésztés, a tartás során leválasztható terméket (szaporulatot, más leválasztható állati terméket) termelnek, és a tartási költségek ezen termékek értékesítése során megtérülnek, vagy az egyéb (igateljesítmény, őrzési feladat, lovagoltatás) hasznosítás biztosítja a tartási költségek megtérülését, függetlenül attól, hogy azok meddig szolgálják a vállalkozási tevékenységet.</w:t>
      </w:r>
    </w:p>
    <w:p w14:paraId="51364307" w14:textId="77777777" w:rsidR="00B95434" w:rsidRPr="00385DD2" w:rsidRDefault="00B95434" w:rsidP="005613AE">
      <w:pPr>
        <w:jc w:val="both"/>
        <w:rPr>
          <w:rFonts w:ascii="Arial" w:hAnsi="Arial" w:cs="Arial"/>
        </w:rPr>
      </w:pPr>
    </w:p>
    <w:p w14:paraId="29B64F84" w14:textId="77777777" w:rsidR="00B95434" w:rsidRPr="00385DD2" w:rsidRDefault="00B95434" w:rsidP="005613AE">
      <w:pPr>
        <w:jc w:val="both"/>
        <w:rPr>
          <w:rFonts w:ascii="Arial" w:hAnsi="Arial" w:cs="Arial"/>
        </w:rPr>
      </w:pPr>
      <w:r>
        <w:rPr>
          <w:rFonts w:ascii="Arial" w:hAnsi="Arial" w:cs="Arial"/>
          <w:b/>
          <w:bCs/>
        </w:rPr>
        <w:t>A beruházások, felújítások</w:t>
      </w:r>
      <w:r>
        <w:rPr>
          <w:rFonts w:ascii="Arial" w:hAnsi="Arial" w:cs="Arial"/>
        </w:rPr>
        <w:t xml:space="preserve"> között kell kimutatni a rendeltetésszerűen használatba nem vett, üzembe nem helyezett, eszközök bekerülési értékét, továbbá a már használatba vett tárgyi eszközökön végzett bővítéssel, rendeltetésváltozással, átalakítással, élettartam-növeléssel, felújítással összefüggő munkák - még nem aktivált - bekerülési értékét.</w:t>
      </w:r>
    </w:p>
    <w:p w14:paraId="52154AFA" w14:textId="77777777" w:rsidR="00B95434" w:rsidRPr="00385DD2" w:rsidRDefault="00B95434" w:rsidP="005613AE">
      <w:pPr>
        <w:jc w:val="both"/>
        <w:rPr>
          <w:rFonts w:ascii="Arial" w:hAnsi="Arial" w:cs="Arial"/>
        </w:rPr>
      </w:pPr>
    </w:p>
    <w:p w14:paraId="15EA325D" w14:textId="77777777" w:rsidR="00B95434" w:rsidRPr="00385DD2" w:rsidRDefault="00B95434" w:rsidP="005613AE">
      <w:pPr>
        <w:jc w:val="both"/>
        <w:rPr>
          <w:rFonts w:ascii="Arial" w:hAnsi="Arial" w:cs="Arial"/>
        </w:rPr>
      </w:pPr>
      <w:r>
        <w:rPr>
          <w:rFonts w:ascii="Arial" w:hAnsi="Arial" w:cs="Arial"/>
          <w:b/>
          <w:bCs/>
        </w:rPr>
        <w:t>Beruházásokra adott előlegként</w:t>
      </w:r>
      <w:r>
        <w:rPr>
          <w:rFonts w:ascii="Arial" w:hAnsi="Arial" w:cs="Arial"/>
        </w:rPr>
        <w:t xml:space="preserve"> kell kimutatni a beruházási szállítónak, importbeszerzésnél az importálást végző vállalkozónak, az ingatlanokhoz kapcsolódó vagyoni értékű jog eladójának ilyen címen átutalt (megfizetett, kiegyenlített) - a levonható előzetesen felszámított általános forgalmi adót nem tartalmazó - összeget.</w:t>
      </w:r>
    </w:p>
    <w:p w14:paraId="549ACF95" w14:textId="77777777" w:rsidR="00B95434" w:rsidRPr="00385DD2" w:rsidRDefault="00B95434" w:rsidP="005613AE">
      <w:pPr>
        <w:jc w:val="both"/>
        <w:rPr>
          <w:rFonts w:ascii="Arial" w:hAnsi="Arial" w:cs="Arial"/>
        </w:rPr>
      </w:pPr>
    </w:p>
    <w:p w14:paraId="521A7100" w14:textId="77777777" w:rsidR="00B95434" w:rsidRPr="00385DD2" w:rsidRDefault="00B95434" w:rsidP="005613AE">
      <w:pPr>
        <w:jc w:val="both"/>
        <w:rPr>
          <w:rFonts w:ascii="Arial" w:hAnsi="Arial" w:cs="Arial"/>
        </w:rPr>
      </w:pPr>
      <w:r>
        <w:rPr>
          <w:rFonts w:ascii="Arial" w:hAnsi="Arial" w:cs="Arial"/>
          <w:b/>
          <w:bCs/>
        </w:rPr>
        <w:t>A tárgyi eszközök értékhelyesbítéseként</w:t>
      </w:r>
      <w:r>
        <w:rPr>
          <w:rFonts w:ascii="Arial" w:hAnsi="Arial" w:cs="Arial"/>
        </w:rPr>
        <w:t xml:space="preserve"> csak az eszközök - könyv szerinti értéket meghaladó - piaci értéke és könyv szerinti értéke (a bekerülési értéknek a terv szerinti értékcsökkenés elszámolt összegével csökkentett értéke) közötti különbözet mutatható ki.</w:t>
      </w:r>
    </w:p>
    <w:p w14:paraId="5B6E0017" w14:textId="77777777" w:rsidR="00B95434" w:rsidRPr="00385DD2" w:rsidRDefault="00B95434" w:rsidP="005613AE">
      <w:pPr>
        <w:jc w:val="both"/>
        <w:rPr>
          <w:rFonts w:ascii="Arial" w:hAnsi="Arial" w:cs="Arial"/>
        </w:rPr>
      </w:pPr>
    </w:p>
    <w:p w14:paraId="26064C32" w14:textId="28B68142" w:rsidR="00B95434" w:rsidRDefault="00B95434" w:rsidP="005613AE">
      <w:pPr>
        <w:jc w:val="both"/>
        <w:rPr>
          <w:rFonts w:ascii="Arial" w:hAnsi="Arial" w:cs="Arial"/>
          <w:color w:val="0000FF"/>
        </w:rPr>
      </w:pPr>
      <w:r>
        <w:rPr>
          <w:rFonts w:ascii="Arial" w:hAnsi="Arial" w:cs="Arial"/>
          <w:b/>
          <w:bCs/>
        </w:rPr>
        <w:t xml:space="preserve">Vállalkozásunknál a tárgyi eszközeinkkel kapcsolatos értékhelyesbítési lehetőséget a következő eszközcsoportra </w:t>
      </w:r>
      <w:r>
        <w:rPr>
          <w:rFonts w:ascii="Arial" w:hAnsi="Arial" w:cs="Arial"/>
          <w:color w:val="0000FF"/>
        </w:rPr>
        <w:t>alkalmazzuk:</w:t>
      </w:r>
      <w:r>
        <w:rPr>
          <w:rFonts w:ascii="Arial" w:hAnsi="Arial" w:cs="Arial"/>
          <w:b/>
          <w:strike/>
          <w:color w:val="C00000"/>
          <w:highlight w:val="yellow"/>
        </w:rPr>
        <w:t>………</w:t>
      </w:r>
      <w:r>
        <w:rPr>
          <w:rFonts w:ascii="Arial" w:hAnsi="Arial" w:cs="Arial"/>
          <w:color w:val="0000FF"/>
        </w:rPr>
        <w:t xml:space="preserve">.. </w:t>
      </w:r>
      <w:r>
        <w:rPr>
          <w:b/>
          <w:strike w:val="0"/>
          <w:color w:val="C00000"/>
          <w:highlight w:val="yellow"/>
        </w:rPr>
        <w:t xml:space="preserve"> [Szv 63. kérdés] </w:t>
      </w:r>
    </w:p>
    <w:p w14:paraId="042D6340" w14:textId="77777777" w:rsidR="00693FC9" w:rsidRDefault="00693FC9" w:rsidP="005613AE">
      <w:pPr>
        <w:jc w:val="both"/>
        <w:rPr>
          <w:rFonts w:ascii="Arial" w:hAnsi="Arial" w:cs="Arial"/>
          <w:color w:val="FF0000"/>
        </w:rPr>
      </w:pPr>
    </w:p>
    <w:p w14:paraId="5AA5EBD6" w14:textId="61C95777" w:rsidR="00B95434" w:rsidRPr="000C191C" w:rsidRDefault="00B95434" w:rsidP="005613AE">
      <w:pPr>
        <w:jc w:val="both"/>
        <w:rPr>
          <w:rFonts w:ascii="Arial" w:hAnsi="Arial" w:cs="Arial"/>
          <w:color w:val="FF0000"/>
        </w:rPr>
      </w:pPr>
      <w:r>
        <w:rPr>
          <w:rFonts w:ascii="Arial" w:hAnsi="Arial" w:cs="Arial"/>
          <w:color w:val="FF0000"/>
        </w:rPr>
        <w:t xml:space="preserve">VAGY </w:t>
      </w:r>
    </w:p>
    <w:p w14:paraId="1D084A20" w14:textId="77777777" w:rsidR="00693FC9" w:rsidRDefault="00693FC9" w:rsidP="005613AE">
      <w:pPr>
        <w:jc w:val="both"/>
        <w:rPr>
          <w:rFonts w:ascii="Arial" w:hAnsi="Arial" w:cs="Arial"/>
          <w:color w:val="0000FF"/>
        </w:rPr>
      </w:pPr>
    </w:p>
    <w:p w14:paraId="2A554A22" w14:textId="039F9AF5" w:rsidR="00B95434" w:rsidRPr="00496F68" w:rsidRDefault="00B95434" w:rsidP="005613AE">
      <w:pPr>
        <w:jc w:val="both"/>
        <w:rPr>
          <w:rFonts w:ascii="Arial" w:hAnsi="Arial" w:cs="Arial"/>
        </w:rPr>
      </w:pPr>
      <w:r>
        <w:rPr>
          <w:rFonts w:ascii="Arial" w:hAnsi="Arial" w:cs="Arial"/>
          <w:color w:val="0000FF"/>
        </w:rPr>
        <w:t>nem alkalmazzuk</w:t>
      </w:r>
      <w:r>
        <w:rPr>
          <w:rFonts w:ascii="Arial" w:hAnsi="Arial" w:cs="Arial"/>
        </w:rPr>
        <w:t>.</w:t>
      </w:r>
    </w:p>
    <w:p w14:paraId="2509C894" w14:textId="77777777" w:rsidR="00B95434" w:rsidRPr="00385DD2" w:rsidRDefault="00B95434" w:rsidP="005613AE">
      <w:pPr>
        <w:jc w:val="both"/>
        <w:rPr>
          <w:rFonts w:ascii="Arial" w:hAnsi="Arial" w:cs="Arial"/>
        </w:rPr>
      </w:pPr>
    </w:p>
    <w:p w14:paraId="0360A186" w14:textId="77777777" w:rsidR="00B95434" w:rsidRDefault="00B95434" w:rsidP="005613AE">
      <w:pPr>
        <w:jc w:val="both"/>
        <w:rPr>
          <w:rFonts w:ascii="Arial" w:hAnsi="Arial" w:cs="Arial"/>
        </w:rPr>
      </w:pPr>
      <w:r>
        <w:rPr>
          <w:rFonts w:ascii="Arial" w:hAnsi="Arial" w:cs="Arial"/>
          <w:b/>
          <w:bCs/>
        </w:rPr>
        <w:t>A befektetett pénzügyi eszközök</w:t>
      </w:r>
      <w:r>
        <w:rPr>
          <w:rFonts w:ascii="Arial" w:hAnsi="Arial" w:cs="Arial"/>
        </w:rPr>
        <w:t xml:space="preserve"> között a mérlegben azokat az eszközöket (részesedés, értékpapír, adott kölcsön, ez utóbbiba beleértve tartós bankbetétet is) kell kimutatni, amelyeket a vállalkozó azzal a céllal fektetett be más vállalkozónál, adott át más vállalkozónak, hogy ott tartós jövedelemre (osztalékra, illetve kamatra) tegyen szert, vagy befolyásolási, irányítási, ellenőrzési lehetőséget érjen el. </w:t>
      </w:r>
    </w:p>
    <w:p w14:paraId="2D21374C" w14:textId="77777777" w:rsidR="00B95434" w:rsidRDefault="00B95434" w:rsidP="005613AE">
      <w:pPr>
        <w:jc w:val="both"/>
        <w:rPr>
          <w:rFonts w:ascii="Arial" w:hAnsi="Arial" w:cs="Arial"/>
        </w:rPr>
      </w:pPr>
    </w:p>
    <w:p w14:paraId="6E531920" w14:textId="77777777" w:rsidR="00B95434" w:rsidRPr="00385DD2" w:rsidRDefault="00B95434" w:rsidP="005613AE">
      <w:pPr>
        <w:jc w:val="both"/>
        <w:rPr>
          <w:rFonts w:ascii="Arial" w:hAnsi="Arial" w:cs="Arial"/>
        </w:rPr>
      </w:pPr>
      <w:r>
        <w:rPr>
          <w:rFonts w:ascii="Arial" w:hAnsi="Arial" w:cs="Arial"/>
        </w:rPr>
        <w:t>A befektetett pénzügyi eszközök értékhelyesbítését szintén a befektetett pénzügyi eszközök között kell a mérlegben kimutatni.</w:t>
      </w:r>
    </w:p>
    <w:p w14:paraId="04F7DB83" w14:textId="77777777" w:rsidR="00B95434" w:rsidRDefault="00B95434" w:rsidP="005613AE">
      <w:pPr>
        <w:jc w:val="both"/>
        <w:rPr>
          <w:rFonts w:ascii="Arial" w:hAnsi="Arial" w:cs="Arial"/>
        </w:rPr>
      </w:pPr>
    </w:p>
    <w:p w14:paraId="33ACDFDF" w14:textId="77777777" w:rsidR="00B95434" w:rsidRPr="00385DD2" w:rsidRDefault="00B95434" w:rsidP="005613AE">
      <w:pPr>
        <w:jc w:val="both"/>
        <w:rPr>
          <w:rFonts w:ascii="Arial" w:hAnsi="Arial" w:cs="Arial"/>
        </w:rPr>
      </w:pPr>
      <w:r>
        <w:rPr>
          <w:rFonts w:ascii="Arial" w:hAnsi="Arial" w:cs="Arial"/>
          <w:b/>
          <w:bCs/>
        </w:rPr>
        <w:t>Tartós részesedés kapcsolt vállalkozásban</w:t>
      </w:r>
      <w:r>
        <w:rPr>
          <w:rFonts w:ascii="Arial" w:hAnsi="Arial" w:cs="Arial"/>
        </w:rPr>
        <w:t xml:space="preserve"> mérlegtételként a kapcsolt vállalkozásban lévő tulajdoni részesedést jelentő, tartósan befolyásolási, irányítási, ellenőrzési lehetőséget biztosító befektetéseket (részvényeket, üzletrészeket, vagyoni betéteket) kell kimutatni.</w:t>
      </w:r>
    </w:p>
    <w:p w14:paraId="0A153918" w14:textId="77777777" w:rsidR="00B95434" w:rsidRPr="00385DD2" w:rsidRDefault="00B95434" w:rsidP="005613AE">
      <w:pPr>
        <w:jc w:val="both"/>
        <w:rPr>
          <w:rFonts w:ascii="Arial" w:hAnsi="Arial" w:cs="Arial"/>
        </w:rPr>
      </w:pPr>
    </w:p>
    <w:p w14:paraId="6B3C0158" w14:textId="77777777" w:rsidR="00B95434" w:rsidRPr="00385DD2" w:rsidRDefault="00B95434" w:rsidP="005613AE">
      <w:pPr>
        <w:jc w:val="both"/>
        <w:rPr>
          <w:rFonts w:ascii="Arial" w:hAnsi="Arial" w:cs="Arial"/>
        </w:rPr>
      </w:pPr>
      <w:r>
        <w:rPr>
          <w:rFonts w:ascii="Arial" w:hAnsi="Arial" w:cs="Arial"/>
          <w:b/>
          <w:bCs/>
        </w:rPr>
        <w:t>Tartósan adott kölcsön kapcsolt vállalkozásban</w:t>
      </w:r>
      <w:r>
        <w:rPr>
          <w:rFonts w:ascii="Arial" w:hAnsi="Arial" w:cs="Arial"/>
        </w:rPr>
        <w:t xml:space="preserve"> mérlegtétel azokat a kapcsolt vállalkozásnak nyújtott pénzkölcsönöket (ideértve a pénzügyi lízing miatti, a részletre, a halasztott fizetéssel történt értékesítés miatti követeléseket is), kapcsolt vállalkozásnál elhelyezett tartós bankbetéteket tartalmazza, amelyeknél a pénzformában kifejezett fizetési igények teljesítése, a betét megszüntetése a tárgyévet követő üzleti évben még nem esedékes.</w:t>
      </w:r>
    </w:p>
    <w:p w14:paraId="780C6C93" w14:textId="77777777" w:rsidR="00B95434" w:rsidRDefault="00B95434" w:rsidP="005613AE">
      <w:pPr>
        <w:jc w:val="both"/>
        <w:rPr>
          <w:rFonts w:ascii="Arial" w:hAnsi="Arial" w:cs="Arial"/>
        </w:rPr>
      </w:pPr>
    </w:p>
    <w:p w14:paraId="0FAE3AEB" w14:textId="704B26A9" w:rsidR="00B95434" w:rsidRDefault="00B95434" w:rsidP="005613AE">
      <w:pPr>
        <w:jc w:val="both"/>
        <w:rPr>
          <w:rFonts w:ascii="Arial" w:hAnsi="Arial" w:cs="Arial"/>
        </w:rPr>
      </w:pPr>
      <w:r>
        <w:rPr>
          <w:rFonts w:ascii="Arial" w:hAnsi="Arial" w:cs="Arial"/>
          <w:b/>
          <w:bCs/>
        </w:rPr>
        <w:t>Tartós jelentős tulajdoni részesedés</w:t>
      </w:r>
      <w:r>
        <w:rPr>
          <w:rFonts w:ascii="Arial" w:hAnsi="Arial" w:cs="Arial"/>
        </w:rPr>
        <w:t xml:space="preserve"> mérlegtétel az olyan, a Számviteli törvény 3. § (2) bekezdés 9. pontjában meghatározott mértékű tulajdoni részesedést jelentő befektetést tartalmazza, amely nem tartozik a Tartós részesedés kapcsolt vállalkozásban mérlegtétel alatt meghatározott részesedések közé.</w:t>
      </w:r>
    </w:p>
    <w:p w14:paraId="2A16F20F" w14:textId="77777777" w:rsidR="00B95434" w:rsidRPr="00A218A9" w:rsidRDefault="00B95434" w:rsidP="005613AE">
      <w:pPr>
        <w:jc w:val="both"/>
        <w:rPr>
          <w:rFonts w:ascii="Arial" w:hAnsi="Arial" w:cs="Arial"/>
        </w:rPr>
      </w:pPr>
    </w:p>
    <w:p w14:paraId="4D50F520" w14:textId="0E170846" w:rsidR="00B95434" w:rsidRPr="00A218A9" w:rsidRDefault="00B95434" w:rsidP="005613AE">
      <w:pPr>
        <w:jc w:val="both"/>
        <w:rPr>
          <w:rFonts w:ascii="Arial" w:hAnsi="Arial" w:cs="Arial"/>
        </w:rPr>
      </w:pPr>
      <w:r>
        <w:rPr>
          <w:rFonts w:ascii="Arial" w:hAnsi="Arial" w:cs="Arial"/>
          <w:b/>
          <w:bCs/>
        </w:rPr>
        <w:t xml:space="preserve">Tartósan adott kölcsön jelentős tulajdoni részesedési viszonyban álló vállalkozásban </w:t>
      </w:r>
      <w:r>
        <w:rPr>
          <w:rFonts w:ascii="Arial" w:hAnsi="Arial" w:cs="Arial"/>
        </w:rPr>
        <w:t xml:space="preserve">mérlegtétel a Számviteli törvény 3. § (2) bekezdés 9. pontjában meghatározott mértékű részesedési viszonyban lévő adóssal szembeni olyan pénzkölcsönt és tartós bankbetétet tartalmazza, amely nem tartozik a Tartósan adott kölcsön kapcsolt vállalkozásban mérlegtétel alatt meghatározott pénzkölcsönök és tartós bankbetétetek közé.</w:t>
      </w:r>
    </w:p>
    <w:p w14:paraId="35D8B800" w14:textId="77777777" w:rsidR="00B95434" w:rsidRPr="00A218A9" w:rsidRDefault="00B95434" w:rsidP="005613AE">
      <w:pPr>
        <w:jc w:val="both"/>
        <w:rPr>
          <w:rFonts w:ascii="Arial" w:hAnsi="Arial" w:cs="Arial"/>
        </w:rPr>
      </w:pPr>
    </w:p>
    <w:p w14:paraId="561796A4" w14:textId="17007662" w:rsidR="00B95434" w:rsidRPr="00385DD2" w:rsidRDefault="00B95434" w:rsidP="00693FC9">
      <w:pPr>
        <w:jc w:val="both"/>
        <w:rPr>
          <w:rFonts w:ascii="Arial" w:hAnsi="Arial" w:cs="Arial"/>
        </w:rPr>
      </w:pPr>
      <w:r>
        <w:rPr>
          <w:rFonts w:ascii="Arial" w:hAnsi="Arial" w:cs="Arial"/>
          <w:b/>
          <w:bCs/>
        </w:rPr>
        <w:t>Egyéb tartós részesedés</w:t>
      </w:r>
      <w:r>
        <w:rPr>
          <w:rFonts w:ascii="Arial" w:hAnsi="Arial" w:cs="Arial"/>
        </w:rPr>
        <w:t xml:space="preserve"> mérlegtétel minden olyan tulajdoni részesedést jelentő befektetést tartalmaz, amely nem tartozik az előzők körébe, de tartósan szolgálja a vállalkozó érdekeit. Egyéb tartós tulajdoni részesedésként kell kimutatni a részvénynek, üzletrésznek, szövetkezeti részesedésnek, vagyonjegynek, egyéb társasági részesedésnek, határozatlan futamidejű befektetési alap által kibocsátott befektetési jegynek, a kockázati tőkerészvénynek nem minősülő egészségügyi, szociális, kulturális és oktatási intézményben lévő tulajdoni részesedést is.</w:t>
      </w:r>
    </w:p>
    <w:p w14:paraId="61FAE5B9" w14:textId="77777777" w:rsidR="00B95434" w:rsidRPr="00385DD2" w:rsidRDefault="00B95434" w:rsidP="005613AE">
      <w:pPr>
        <w:jc w:val="both"/>
        <w:rPr>
          <w:rFonts w:ascii="Arial" w:hAnsi="Arial" w:cs="Arial"/>
        </w:rPr>
      </w:pPr>
    </w:p>
    <w:p w14:paraId="714BC35E" w14:textId="77777777" w:rsidR="00B95434" w:rsidRDefault="00B95434" w:rsidP="005613AE">
      <w:pPr>
        <w:jc w:val="both"/>
        <w:rPr>
          <w:rFonts w:ascii="Arial" w:hAnsi="Arial" w:cs="Arial"/>
        </w:rPr>
      </w:pPr>
      <w:r>
        <w:rPr>
          <w:rFonts w:ascii="Arial" w:hAnsi="Arial" w:cs="Arial"/>
          <w:b/>
          <w:bCs/>
        </w:rPr>
        <w:t>Tartósan adott kölcsön egyéb részesedési viszonyban álló vállalkozásban</w:t>
      </w:r>
      <w:r>
        <w:rPr>
          <w:rFonts w:ascii="Arial" w:hAnsi="Arial" w:cs="Arial"/>
        </w:rPr>
        <w:t xml:space="preserve"> mérlegtétel tartalmazza az egyéb részesedési viszonyban lévő adóssal szembeni pénzkölcsönt és tartós bankbetétet.</w:t>
      </w:r>
    </w:p>
    <w:p w14:paraId="0292F333" w14:textId="77777777" w:rsidR="00B95434" w:rsidRDefault="00B95434" w:rsidP="005613AE">
      <w:pPr>
        <w:jc w:val="both"/>
        <w:rPr>
          <w:rFonts w:ascii="Arial" w:hAnsi="Arial" w:cs="Arial"/>
        </w:rPr>
      </w:pPr>
    </w:p>
    <w:p w14:paraId="5A889D5A" w14:textId="24A5280B" w:rsidR="00B95434" w:rsidRPr="007E1818" w:rsidRDefault="00B95434" w:rsidP="005613AE">
      <w:pPr>
        <w:jc w:val="both"/>
        <w:rPr>
          <w:rFonts w:ascii="Arial" w:hAnsi="Arial" w:cs="Arial"/>
        </w:rPr>
      </w:pPr>
      <w:r>
        <w:rPr>
          <w:rFonts w:ascii="Arial" w:hAnsi="Arial" w:cs="Arial"/>
        </w:rPr>
        <w:t xml:space="preserve">A Számviteli törvény 3. § (2) bekezdése a következők szerint határozza meg az egyes eszközök, kötelezettségek besorolásának - kapcsolt, jelentős tulajdoni részesedési viszonyban és az egyéb részesedési viszonyban lévő – ismérveit</w:t>
      </w:r>
      <w:r>
        <w:rPr>
          <w:rFonts w:ascii="Arial" w:hAnsi="Arial" w:cs="Arial"/>
          <w:b/>
          <w:bCs/>
        </w:rPr>
        <w:t>, fogalmait:</w:t>
      </w:r>
    </w:p>
    <w:p w14:paraId="46097DE2" w14:textId="77777777" w:rsidR="00B95434" w:rsidRPr="007E1818" w:rsidRDefault="00B95434" w:rsidP="005613AE">
      <w:pPr>
        <w:autoSpaceDE w:val="0"/>
        <w:autoSpaceDN w:val="0"/>
        <w:adjustRightInd w:val="0"/>
        <w:jc w:val="both"/>
      </w:pPr>
    </w:p>
    <w:p w14:paraId="752F1F11" w14:textId="2EED2142" w:rsidR="00B95434" w:rsidRPr="007E1818" w:rsidRDefault="00B95434" w:rsidP="005613AE">
      <w:pPr>
        <w:autoSpaceDE w:val="0"/>
        <w:autoSpaceDN w:val="0"/>
        <w:adjustRightInd w:val="0"/>
        <w:ind w:firstLine="204"/>
        <w:jc w:val="both"/>
      </w:pPr>
      <w:r>
        <w:t xml:space="preserve">1. </w:t>
      </w:r>
      <w:r>
        <w:rPr>
          <w:b/>
          <w:bCs/>
          <w:i/>
          <w:iCs/>
        </w:rPr>
        <w:t xml:space="preserve">anyavállalat: </w:t>
      </w:r>
      <w:r>
        <w:t>az a vállalkozó, amely egy másik vállalkozónál (a továbbiakban: leányvállalat) közvetlenül vagy leányvállalatán keresztül közvetetten meghatározó befolyást képes gyakorolni, mert az alábbi feltételek közül legalább eggyel rendelkezik:</w:t>
      </w:r>
    </w:p>
    <w:p w14:paraId="2BC7B275" w14:textId="77777777" w:rsidR="00B95434" w:rsidRPr="007E1818" w:rsidRDefault="00B95434" w:rsidP="005613AE">
      <w:pPr>
        <w:autoSpaceDE w:val="0"/>
        <w:autoSpaceDN w:val="0"/>
        <w:adjustRightInd w:val="0"/>
        <w:ind w:firstLine="204"/>
        <w:jc w:val="both"/>
      </w:pPr>
      <w:r>
        <w:rPr>
          <w:i/>
          <w:iCs/>
        </w:rPr>
        <w:t xml:space="preserve">a) </w:t>
      </w:r>
      <w:r>
        <w:t>a tulajdonosok (a részvényesek) szavazatának többségével (50 százalékot meghaladóval) tulajdoni hányada alapján egyedül rendelkezik, vagy</w:t>
      </w:r>
    </w:p>
    <w:p w14:paraId="2715FFE8" w14:textId="77777777" w:rsidR="00B95434" w:rsidRPr="007E1818" w:rsidRDefault="00B95434" w:rsidP="005613AE">
      <w:pPr>
        <w:autoSpaceDE w:val="0"/>
        <w:autoSpaceDN w:val="0"/>
        <w:adjustRightInd w:val="0"/>
        <w:ind w:firstLine="204"/>
        <w:jc w:val="both"/>
      </w:pPr>
      <w:r>
        <w:rPr>
          <w:i/>
          <w:iCs/>
        </w:rPr>
        <w:t xml:space="preserve">b) </w:t>
      </w:r>
      <w:r>
        <w:t>más tulajdonosokkal (részvényesekkel) kötött megállapodás alapján a szavazatok többségét egyedül birtokolja, vagy</w:t>
      </w:r>
    </w:p>
    <w:p w14:paraId="1207331D" w14:textId="77777777" w:rsidR="00B95434" w:rsidRPr="007E1818" w:rsidRDefault="00B95434" w:rsidP="005613AE">
      <w:pPr>
        <w:autoSpaceDE w:val="0"/>
        <w:autoSpaceDN w:val="0"/>
        <w:adjustRightInd w:val="0"/>
        <w:ind w:firstLine="204"/>
        <w:jc w:val="both"/>
      </w:pPr>
      <w:r>
        <w:rPr>
          <w:i/>
          <w:iCs/>
        </w:rPr>
        <w:t xml:space="preserve">c) </w:t>
      </w:r>
      <w:r>
        <w:t>a társaság tulajdonosaként (részvényeseként) jogosult arra, hogy a vezető tisztségviselők vagy a felügyelő bizottság tagjai többségét megválassza vagy visszahívja, vagy</w:t>
      </w:r>
    </w:p>
    <w:p w14:paraId="39408C1E" w14:textId="77777777" w:rsidR="00B95434" w:rsidRPr="007E1818" w:rsidRDefault="00B95434" w:rsidP="005613AE">
      <w:pPr>
        <w:autoSpaceDE w:val="0"/>
        <w:autoSpaceDN w:val="0"/>
        <w:adjustRightInd w:val="0"/>
        <w:ind w:firstLine="204"/>
        <w:jc w:val="both"/>
      </w:pPr>
      <w:r>
        <w:rPr>
          <w:i/>
          <w:iCs/>
        </w:rPr>
        <w:lastRenderedPageBreak/>
        <w:t xml:space="preserve">d) </w:t>
      </w:r>
      <w:r>
        <w:t>a tulajdonosokkal (a részvényesekkel) kötött szerződés (vagy a létesítő okirat rendelkezése) alapján - függetlenül a tulajdoni hányadtól, a szavazati aránytól, a megválasztási és visszahívási jogtól - döntő irányítást, ellenőrzést gyakorol;</w:t>
      </w:r>
    </w:p>
    <w:p w14:paraId="7C4C37A8" w14:textId="77777777" w:rsidR="00B95434" w:rsidRPr="007E1818" w:rsidRDefault="00B95434" w:rsidP="005613AE">
      <w:pPr>
        <w:autoSpaceDE w:val="0"/>
        <w:autoSpaceDN w:val="0"/>
        <w:adjustRightInd w:val="0"/>
        <w:ind w:firstLine="204"/>
        <w:jc w:val="both"/>
      </w:pPr>
      <w:r>
        <w:t xml:space="preserve">2. </w:t>
      </w:r>
      <w:r>
        <w:rPr>
          <w:b/>
          <w:bCs/>
          <w:i/>
          <w:iCs/>
        </w:rPr>
        <w:t xml:space="preserve">leányvállalat: </w:t>
      </w:r>
      <w:r>
        <w:t>az a gazdasági társaság, amelyre az 1. pont szerinti anyavállalat meghatározó befolyást képes gyakorolni;</w:t>
      </w:r>
    </w:p>
    <w:p w14:paraId="1300234B" w14:textId="7D7BE1AF" w:rsidR="00B95434" w:rsidRPr="007E1818" w:rsidRDefault="00B95434" w:rsidP="005613AE">
      <w:pPr>
        <w:autoSpaceDE w:val="0"/>
        <w:autoSpaceDN w:val="0"/>
        <w:adjustRightInd w:val="0"/>
        <w:ind w:firstLine="204"/>
        <w:jc w:val="both"/>
      </w:pPr>
      <w:r>
        <w:t xml:space="preserve">3. </w:t>
      </w:r>
      <w:r>
        <w:rPr>
          <w:b/>
          <w:bCs/>
          <w:i/>
          <w:iCs/>
        </w:rPr>
        <w:t xml:space="preserve">közös vezetésű vállalkozás: </w:t>
      </w:r>
      <w:r>
        <w:t>az a gazdasági társaság, ahol egyrészt az anyavállalat (az anyavállalat konszolidálásba bevont leányvállalata), másrészt egy (vagy több) másik vállalkozás az 1. pont szerinti jogosultságokkal paritásos alapon - legalább 33 százalékos szavazati aránnyal - rendelkezik. A közös vezetésű vállalkozást a tulajdonostársak közösen irányítják;</w:t>
      </w:r>
    </w:p>
    <w:p w14:paraId="0756A015" w14:textId="4A41C2F8" w:rsidR="00B95434" w:rsidRPr="007E1818" w:rsidRDefault="00B95434" w:rsidP="005613AE">
      <w:pPr>
        <w:autoSpaceDE w:val="0"/>
        <w:autoSpaceDN w:val="0"/>
        <w:adjustRightInd w:val="0"/>
        <w:ind w:firstLine="204"/>
        <w:jc w:val="both"/>
      </w:pPr>
      <w:r>
        <w:t>4.</w:t>
      </w:r>
      <w:r>
        <w:rPr>
          <w:b/>
          <w:bCs/>
          <w:i/>
          <w:iCs/>
        </w:rPr>
        <w:t xml:space="preserve">társult vállalkozás: </w:t>
      </w:r>
      <w:r>
        <w:t>az a - konszolidálásba teljeskörűen be nem vont - gazdasági társaság, ahol az anyavállalat vagy a konszolidálásba bevont leányvállalata a 9. pont szerinti jelentős tulajdoni részesedéssel rendelkezik, és mértékadó befolyást gyakorol a gazdasági társaság üzleti és pénzügyi politikájára;</w:t>
      </w:r>
    </w:p>
    <w:p w14:paraId="21480313" w14:textId="05D632FC" w:rsidR="00B95434" w:rsidRPr="007E1818" w:rsidRDefault="00B95434" w:rsidP="005613AE">
      <w:pPr>
        <w:autoSpaceDE w:val="0"/>
        <w:autoSpaceDN w:val="0"/>
        <w:adjustRightInd w:val="0"/>
        <w:ind w:firstLine="204"/>
        <w:jc w:val="both"/>
      </w:pPr>
      <w:r>
        <w:t xml:space="preserve">4a. </w:t>
      </w:r>
      <w:r>
        <w:rPr>
          <w:b/>
          <w:bCs/>
          <w:i/>
          <w:iCs/>
        </w:rPr>
        <w:t xml:space="preserve">mértékadó befolyást gyakorló: </w:t>
      </w:r>
      <w:r>
        <w:t>az a vállalkozás, amely egy másik gazdasági társaságnál legalább a szavazatok – az Szt. 115. § (4) bekezdésében előírt számítási eljárás értelemszerű alkalmazásával számított - 20 százalékával közvetlenül vagy közvetetten rendelkezik;</w:t>
      </w:r>
    </w:p>
    <w:p w14:paraId="62AAA147" w14:textId="6AE30032" w:rsidR="00B95434" w:rsidRPr="007E1818" w:rsidRDefault="00B95434" w:rsidP="005613AE">
      <w:pPr>
        <w:autoSpaceDE w:val="0"/>
        <w:autoSpaceDN w:val="0"/>
        <w:adjustRightInd w:val="0"/>
        <w:ind w:firstLine="204"/>
        <w:jc w:val="both"/>
      </w:pPr>
      <w:r>
        <w:t xml:space="preserve">5. </w:t>
      </w:r>
      <w:r>
        <w:rPr>
          <w:b/>
          <w:bCs/>
          <w:i/>
          <w:iCs/>
        </w:rPr>
        <w:t xml:space="preserve">egyéb részesedési viszonyban lévő vállalkozás: </w:t>
      </w:r>
      <w:r>
        <w:t>az a gazdasági társaság, amelyben a vállalkozó nem rendelkezik a 9. pont szerinti jelentős tulajdoni részesedéssel, és amely nem tartozik a 2-4. pont szerinti vállalkozások közé;</w:t>
      </w:r>
    </w:p>
    <w:p w14:paraId="46FA1588" w14:textId="060281C5" w:rsidR="00B95434" w:rsidRPr="007E1818" w:rsidRDefault="00B95434" w:rsidP="005613AE">
      <w:pPr>
        <w:autoSpaceDE w:val="0"/>
        <w:autoSpaceDN w:val="0"/>
        <w:adjustRightInd w:val="0"/>
        <w:ind w:firstLine="204"/>
        <w:jc w:val="both"/>
      </w:pPr>
      <w:r>
        <w:t xml:space="preserve">6. </w:t>
      </w:r>
      <w:r>
        <w:rPr>
          <w:b/>
          <w:bCs/>
          <w:i/>
          <w:iCs/>
        </w:rPr>
        <w:t xml:space="preserve">konszolidálásba bevont vállalkozások: </w:t>
      </w:r>
      <w:r>
        <w:t>az anyavállalat, a konszolidálásba bevont leányvállalat, a konszolidálásba bevont közös vezetésű vállalkozás együttesen;</w:t>
      </w:r>
    </w:p>
    <w:p w14:paraId="0318DC19" w14:textId="77FD77E8" w:rsidR="00B95434" w:rsidRPr="007E1818" w:rsidRDefault="00B95434" w:rsidP="005613AE">
      <w:pPr>
        <w:autoSpaceDE w:val="0"/>
        <w:autoSpaceDN w:val="0"/>
        <w:adjustRightInd w:val="0"/>
        <w:ind w:firstLine="204"/>
        <w:jc w:val="both"/>
      </w:pPr>
      <w:r>
        <w:t xml:space="preserve">7. </w:t>
      </w:r>
      <w:r>
        <w:rPr>
          <w:b/>
          <w:bCs/>
          <w:i/>
          <w:iCs/>
        </w:rPr>
        <w:t xml:space="preserve">kapcsolt vállalkozás: </w:t>
      </w:r>
      <w:r>
        <w:t>az 1. pont szerinti anyavállalat és a 2-3. pont szerinti vállalkozások (fölérendelt anyavállalat esetében a minősítést a fölérendelt anyavállalat szempontjából kell elvégezni);</w:t>
      </w:r>
    </w:p>
    <w:p w14:paraId="6BC06ED1" w14:textId="57110246" w:rsidR="00B95434" w:rsidRPr="007E1818" w:rsidRDefault="00B95434" w:rsidP="005613AE">
      <w:pPr>
        <w:autoSpaceDE w:val="0"/>
        <w:autoSpaceDN w:val="0"/>
        <w:adjustRightInd w:val="0"/>
        <w:ind w:firstLine="204"/>
        <w:jc w:val="both"/>
      </w:pPr>
      <w:r>
        <w:t>8.</w:t>
      </w:r>
      <w:r>
        <w:rPr>
          <w:b/>
          <w:bCs/>
          <w:i/>
          <w:iCs/>
        </w:rPr>
        <w:t xml:space="preserve"> kapcsolt fél: </w:t>
      </w:r>
      <w:r>
        <w:t>az 1606/2002/EK európai parlamenti és tanácsi rendelettel összhangban egyes nemzetközi számviteli standardok elfogadásáról szóló 1126/2008/EK bizottsági rendeletben meghatározott fogalom;</w:t>
      </w:r>
    </w:p>
    <w:p w14:paraId="5068298F" w14:textId="09C7281B" w:rsidR="00B95434" w:rsidRPr="007E1818" w:rsidRDefault="00B95434" w:rsidP="005613AE">
      <w:pPr>
        <w:autoSpaceDE w:val="0"/>
        <w:autoSpaceDN w:val="0"/>
        <w:adjustRightInd w:val="0"/>
        <w:ind w:firstLine="204"/>
        <w:jc w:val="both"/>
      </w:pPr>
      <w:r>
        <w:t xml:space="preserve">9. </w:t>
      </w:r>
      <w:r>
        <w:rPr>
          <w:b/>
          <w:bCs/>
          <w:i/>
          <w:iCs/>
        </w:rPr>
        <w:t xml:space="preserve">jelentős tulajdoni részesedés: </w:t>
      </w:r>
      <w:r>
        <w:t>más vállalkozások tőkéjében való, értékpapírban megtestesülő vagy más módon meghatározott jog, amelynek célja az említett vállalkozással való tartós kapcsolat kialakítása révén hozzájárulás annak a vállalkozásnak a tevékenységéhez, amelyik e jogok birtokosa; és amely részesedés mértéke a 20 százalékot meghaladja.</w:t>
      </w:r>
    </w:p>
    <w:p w14:paraId="470F376E" w14:textId="77777777" w:rsidR="00B95434" w:rsidRPr="007E1818" w:rsidRDefault="00B95434" w:rsidP="005613AE">
      <w:pPr>
        <w:jc w:val="both"/>
        <w:rPr>
          <w:rFonts w:ascii="Arial" w:hAnsi="Arial" w:cs="Arial"/>
        </w:rPr>
      </w:pPr>
    </w:p>
    <w:p w14:paraId="2DCE40B1" w14:textId="77777777" w:rsidR="00B95434" w:rsidRPr="007E1818" w:rsidRDefault="00B95434" w:rsidP="005613AE">
      <w:pPr>
        <w:jc w:val="both"/>
        <w:rPr>
          <w:rFonts w:ascii="Arial" w:hAnsi="Arial" w:cs="Arial"/>
        </w:rPr>
      </w:pPr>
      <w:r>
        <w:rPr>
          <w:rFonts w:ascii="Arial" w:hAnsi="Arial" w:cs="Arial"/>
          <w:b/>
          <w:bCs/>
        </w:rPr>
        <w:t>Egyéb tartósan adott kölcsönként</w:t>
      </w:r>
      <w:r>
        <w:rPr>
          <w:rFonts w:ascii="Arial" w:hAnsi="Arial" w:cs="Arial"/>
        </w:rPr>
        <w:t xml:space="preserve"> kell kimutatni a nem részesedési viszonyban lévő adóssal szembeni pénzkölcsönt és tartós bankbetétet.</w:t>
      </w:r>
    </w:p>
    <w:p w14:paraId="5C9495F3" w14:textId="77777777" w:rsidR="00B95434" w:rsidRPr="007E1818" w:rsidRDefault="00B95434" w:rsidP="005613AE">
      <w:pPr>
        <w:jc w:val="both"/>
        <w:rPr>
          <w:rFonts w:ascii="Arial" w:hAnsi="Arial" w:cs="Arial"/>
        </w:rPr>
      </w:pPr>
    </w:p>
    <w:p w14:paraId="4B496857" w14:textId="77777777" w:rsidR="00B95434" w:rsidRPr="007E1818" w:rsidRDefault="00B95434" w:rsidP="005613AE">
      <w:pPr>
        <w:jc w:val="both"/>
        <w:rPr>
          <w:rFonts w:ascii="Arial" w:hAnsi="Arial" w:cs="Arial"/>
        </w:rPr>
      </w:pPr>
      <w:r>
        <w:rPr>
          <w:rFonts w:ascii="Arial" w:hAnsi="Arial" w:cs="Arial"/>
          <w:b/>
          <w:bCs/>
        </w:rPr>
        <w:t>Tartós hitelviszonyt megtestesítő értékpapírként</w:t>
      </w:r>
      <w:r>
        <w:rPr>
          <w:rFonts w:ascii="Arial" w:hAnsi="Arial" w:cs="Arial"/>
        </w:rPr>
        <w:t xml:space="preserve"> azokat a befektetési céllal beszerzett értékpapírokat kell kimutatni, amelyek lejárata, beváltása a tárgyévet követő üzleti évben még nem esedékes, és a vállalkozó azokat a tárgyévet követő üzleti évben nem szándékozik értékesíteni. </w:t>
      </w:r>
    </w:p>
    <w:p w14:paraId="5A349C02" w14:textId="77777777" w:rsidR="00B95434" w:rsidRPr="007E1818" w:rsidRDefault="00B95434" w:rsidP="005613AE">
      <w:pPr>
        <w:jc w:val="both"/>
        <w:rPr>
          <w:rFonts w:ascii="Arial" w:hAnsi="Arial" w:cs="Arial"/>
        </w:rPr>
      </w:pPr>
    </w:p>
    <w:p w14:paraId="2F51E0BA" w14:textId="07B66535" w:rsidR="00B95434" w:rsidRDefault="00B95434" w:rsidP="005613AE">
      <w:pPr>
        <w:jc w:val="both"/>
        <w:rPr>
          <w:rFonts w:ascii="Arial" w:hAnsi="Arial" w:cs="Arial"/>
        </w:rPr>
      </w:pPr>
      <w:r>
        <w:rPr>
          <w:rFonts w:ascii="Arial" w:hAnsi="Arial" w:cs="Arial"/>
          <w:b/>
          <w:bCs/>
        </w:rPr>
        <w:t>Befektetett pénzügyi eszközök értékhelyesbítéseként</w:t>
      </w:r>
      <w:r>
        <w:rPr>
          <w:rFonts w:ascii="Arial" w:hAnsi="Arial" w:cs="Arial"/>
        </w:rPr>
        <w:t xml:space="preserve"> a tartós részesedések - bekerülési értéket meghaladó - piaci értéke és bekerülési értéke közötti különbözet mutatható ki.</w:t>
      </w:r>
    </w:p>
    <w:p w14:paraId="2B9E1766" w14:textId="77777777" w:rsidR="00693FC9" w:rsidRPr="007E1818" w:rsidRDefault="00693FC9" w:rsidP="005613AE">
      <w:pPr>
        <w:jc w:val="both"/>
        <w:rPr>
          <w:rFonts w:ascii="Arial" w:hAnsi="Arial" w:cs="Arial"/>
        </w:rPr>
      </w:pPr>
    </w:p>
    <w:p w14:paraId="73271DE7" w14:textId="647FE112" w:rsidR="00B95434" w:rsidRDefault="00B95434" w:rsidP="005613AE">
      <w:pPr>
        <w:jc w:val="both"/>
        <w:rPr>
          <w:rFonts w:ascii="Arial" w:hAnsi="Arial" w:cs="Arial"/>
          <w:color w:val="0000FF"/>
        </w:rPr>
      </w:pPr>
      <w:r>
        <w:rPr>
          <w:rFonts w:ascii="Arial" w:hAnsi="Arial" w:cs="Arial"/>
          <w:b/>
          <w:bCs/>
        </w:rPr>
        <w:t xml:space="preserve">Vállalkozásunknál a befektetett pénzügyi eszközeinkkel kapcsolatos értékhelyesbítési lehetőséget a következő eszközcsoportok esetében </w:t>
      </w:r>
      <w:r>
        <w:rPr>
          <w:rFonts w:ascii="Arial" w:hAnsi="Arial" w:cs="Arial"/>
          <w:color w:val="0000FF"/>
        </w:rPr>
        <w:t xml:space="preserve">alkalmazzuk: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63. kérdés] </w:t>
      </w:r>
    </w:p>
    <w:p w14:paraId="703D6285" w14:textId="77777777" w:rsidR="00693FC9" w:rsidRDefault="00B95434" w:rsidP="005613AE">
      <w:pPr>
        <w:jc w:val="both"/>
        <w:rPr>
          <w:rFonts w:ascii="Arial" w:hAnsi="Arial" w:cs="Arial"/>
          <w:color w:val="FF0000"/>
        </w:rPr>
      </w:pPr>
      <w:r>
        <w:rPr>
          <w:rFonts w:ascii="Arial" w:hAnsi="Arial" w:cs="Arial"/>
          <w:color w:val="FF0000"/>
        </w:rPr>
        <w:t xml:space="preserve"> </w:t>
      </w:r>
    </w:p>
    <w:p w14:paraId="3EB31B0F" w14:textId="5FF5B569" w:rsidR="00B95434" w:rsidRPr="000C191C" w:rsidRDefault="00B95434" w:rsidP="005613AE">
      <w:pPr>
        <w:jc w:val="both"/>
        <w:rPr>
          <w:rFonts w:ascii="Arial" w:hAnsi="Arial" w:cs="Arial"/>
          <w:color w:val="FF0000"/>
        </w:rPr>
      </w:pPr>
      <w:r>
        <w:rPr>
          <w:rFonts w:ascii="Arial" w:hAnsi="Arial" w:cs="Arial"/>
          <w:color w:val="FF0000"/>
        </w:rPr>
        <w:t>VAGY</w:t>
      </w:r>
    </w:p>
    <w:p w14:paraId="488CC022" w14:textId="77777777" w:rsidR="00693FC9" w:rsidRDefault="00693FC9" w:rsidP="005613AE">
      <w:pPr>
        <w:jc w:val="both"/>
        <w:rPr>
          <w:rFonts w:ascii="Arial" w:hAnsi="Arial" w:cs="Arial"/>
          <w:color w:val="0000FF"/>
        </w:rPr>
      </w:pPr>
    </w:p>
    <w:p w14:paraId="7821D6E7" w14:textId="0F4E43D3" w:rsidR="00B95434" w:rsidRDefault="00B95434" w:rsidP="005613AE">
      <w:pPr>
        <w:jc w:val="both"/>
        <w:rPr>
          <w:rFonts w:ascii="Arial" w:hAnsi="Arial" w:cs="Arial"/>
        </w:rPr>
      </w:pPr>
      <w:r>
        <w:rPr>
          <w:rFonts w:ascii="Arial" w:hAnsi="Arial" w:cs="Arial"/>
          <w:color w:val="0000FF"/>
        </w:rPr>
        <w:t>nem alkalmazzuk</w:t>
      </w:r>
      <w:r>
        <w:rPr>
          <w:rFonts w:ascii="Arial" w:hAnsi="Arial" w:cs="Arial"/>
        </w:rPr>
        <w:t>.</w:t>
      </w:r>
    </w:p>
    <w:p w14:paraId="2BE3FA45" w14:textId="77777777" w:rsidR="00494F04" w:rsidRDefault="00494F04" w:rsidP="005613AE">
      <w:pPr>
        <w:jc w:val="both"/>
        <w:rPr>
          <w:rFonts w:ascii="Arial" w:hAnsi="Arial" w:cs="Arial"/>
        </w:rPr>
      </w:pPr>
    </w:p>
    <w:p w14:paraId="7C3053E3" w14:textId="575CACA4" w:rsidR="00494F04" w:rsidRPr="005F6477" w:rsidRDefault="00494F04" w:rsidP="005613AE">
      <w:pPr>
        <w:jc w:val="both"/>
        <w:rPr>
          <w:rFonts w:ascii="Arial" w:hAnsi="Arial" w:cs="Arial"/>
        </w:rPr>
      </w:pPr>
      <w:r>
        <w:rPr>
          <w:rFonts w:ascii="Arial" w:hAnsi="Arial" w:cs="Arial"/>
        </w:rPr>
        <w:t xml:space="preserve">A befektetett eszközök között, külön sorban kell kimutatni A globális minimum-adószintet biztosító kiegészítő adókról és ezzel összefüggésben egyes adótörvények módosításáról szóló 2023. évi LXXXIV. törvényhez (a továbbiakban GloBE törvény) kapcsolódóan megállapított halasztott adókövetelést.</w:t>
      </w:r>
    </w:p>
    <w:p w14:paraId="12AB6868" w14:textId="77777777" w:rsidR="0015326B" w:rsidRPr="00416358" w:rsidRDefault="0015326B" w:rsidP="005613AE">
      <w:pPr>
        <w:jc w:val="both"/>
        <w:rPr>
          <w:rFonts w:ascii="Arial" w:hAnsi="Arial" w:cs="Arial"/>
          <w:color w:val="0070C0"/>
        </w:rPr>
      </w:pPr>
    </w:p>
    <w:p w14:paraId="496049FB" w14:textId="1A3067DB" w:rsidR="0015326B" w:rsidRPr="00416358" w:rsidRDefault="0015326B" w:rsidP="005613AE">
      <w:pPr>
        <w:jc w:val="both"/>
        <w:rPr>
          <w:rFonts w:ascii="Arial" w:hAnsi="Arial" w:cs="Arial"/>
          <w:color w:val="0070C0"/>
        </w:rPr>
      </w:pPr>
      <w:r>
        <w:rPr>
          <w:rFonts w:ascii="Arial" w:hAnsi="Arial" w:cs="Arial"/>
          <w:color w:val="0070C0"/>
        </w:rPr>
        <w:t>Vállalkozásunk nem tartozik a GloBE törvény hatálya alá.</w:t>
      </w:r>
    </w:p>
    <w:p w14:paraId="3E05D9DF" w14:textId="77777777" w:rsidR="0015326B" w:rsidRPr="00416358" w:rsidRDefault="0015326B" w:rsidP="005613AE">
      <w:pPr>
        <w:jc w:val="both"/>
        <w:rPr>
          <w:rFonts w:ascii="Arial" w:hAnsi="Arial" w:cs="Arial"/>
          <w:color w:val="0070C0"/>
        </w:rPr>
      </w:pPr>
    </w:p>
    <w:p w14:paraId="30894A18" w14:textId="77777777" w:rsidR="0015326B" w:rsidRPr="00416358" w:rsidRDefault="0015326B" w:rsidP="005613AE">
      <w:pPr>
        <w:jc w:val="both"/>
        <w:rPr>
          <w:rFonts w:ascii="Arial" w:hAnsi="Arial" w:cs="Arial"/>
          <w:color w:val="0070C0"/>
        </w:rPr>
      </w:pPr>
    </w:p>
    <w:p w14:paraId="6CBDC6FD" w14:textId="77777777" w:rsidR="0015326B" w:rsidRDefault="0015326B" w:rsidP="005613AE">
      <w:pPr>
        <w:jc w:val="both"/>
        <w:rPr>
          <w:rFonts w:ascii="Arial" w:hAnsi="Arial" w:cs="Arial"/>
        </w:rPr>
      </w:pPr>
    </w:p>
    <w:p w14:paraId="453E4E8F" w14:textId="77777777" w:rsidR="00B95434" w:rsidRPr="007E1818" w:rsidRDefault="00B95434" w:rsidP="005613AE">
      <w:pPr>
        <w:jc w:val="both"/>
        <w:rPr>
          <w:rFonts w:ascii="Arial" w:hAnsi="Arial" w:cs="Arial"/>
        </w:rPr>
      </w:pPr>
    </w:p>
    <w:p w14:paraId="02589A7F" w14:textId="66335F6B" w:rsidR="00B95434" w:rsidRPr="00385DD2" w:rsidRDefault="00B95434" w:rsidP="005613AE">
      <w:pPr>
        <w:jc w:val="both"/>
        <w:rPr>
          <w:rFonts w:ascii="Arial" w:hAnsi="Arial" w:cs="Arial"/>
          <w:b/>
          <w:bCs/>
          <w:u w:val="single"/>
        </w:rPr>
      </w:pPr>
      <w:r>
        <w:rPr>
          <w:rFonts w:ascii="Arial" w:hAnsi="Arial" w:cs="Arial"/>
          <w:b/>
          <w:bCs/>
          <w:u w:val="single"/>
        </w:rPr>
        <w:t>Forgóeszközök</w:t>
      </w:r>
    </w:p>
    <w:p w14:paraId="1C2BA5BF" w14:textId="77777777" w:rsidR="00B95434" w:rsidRPr="00385DD2" w:rsidRDefault="00B95434" w:rsidP="005613AE">
      <w:pPr>
        <w:jc w:val="both"/>
        <w:rPr>
          <w:rFonts w:ascii="Arial" w:hAnsi="Arial" w:cs="Arial"/>
        </w:rPr>
      </w:pPr>
    </w:p>
    <w:p w14:paraId="51825F4A" w14:textId="77777777" w:rsidR="00B95434" w:rsidRPr="00385DD2" w:rsidRDefault="00B95434" w:rsidP="005613AE">
      <w:pPr>
        <w:jc w:val="both"/>
        <w:rPr>
          <w:rFonts w:ascii="Arial" w:hAnsi="Arial" w:cs="Arial"/>
        </w:rPr>
      </w:pPr>
      <w:r>
        <w:rPr>
          <w:rFonts w:ascii="Arial" w:hAnsi="Arial" w:cs="Arial"/>
        </w:rPr>
        <w:t>A forgóeszközök csoportjába a mérlegben a készleteket, a vállalkozó tevékenységét nem tartósan szolgáló követeléseket, hitelviszonyt megtestesítő értékpapírokat, tulajdoni részesedést jelentő befektetéseket, pénzeszközöket kell besorolni.</w:t>
      </w:r>
    </w:p>
    <w:p w14:paraId="118E6EA1" w14:textId="77777777" w:rsidR="00B95434" w:rsidRPr="00385DD2" w:rsidRDefault="00B95434" w:rsidP="005613AE">
      <w:pPr>
        <w:jc w:val="both"/>
        <w:rPr>
          <w:rFonts w:ascii="Arial" w:hAnsi="Arial" w:cs="Arial"/>
        </w:rPr>
      </w:pPr>
    </w:p>
    <w:p w14:paraId="2036DAAD" w14:textId="77777777" w:rsidR="00B95434" w:rsidRPr="00385DD2" w:rsidRDefault="00B95434" w:rsidP="005613AE">
      <w:pPr>
        <w:jc w:val="both"/>
        <w:rPr>
          <w:rFonts w:ascii="Arial" w:hAnsi="Arial" w:cs="Arial"/>
        </w:rPr>
      </w:pPr>
      <w:r>
        <w:rPr>
          <w:rFonts w:ascii="Arial" w:hAnsi="Arial" w:cs="Arial"/>
          <w:b/>
          <w:bCs/>
        </w:rPr>
        <w:t>A készletek</w:t>
      </w:r>
      <w:r>
        <w:rPr>
          <w:rFonts w:ascii="Arial" w:hAnsi="Arial" w:cs="Arial"/>
        </w:rPr>
        <w:t xml:space="preserve"> a vállalkozó tevékenységét közvetlenül vagy közvetve szolgáló olyan eszközök, </w:t>
      </w:r>
    </w:p>
    <w:p w14:paraId="736FDD8F" w14:textId="77777777" w:rsidR="00B95434" w:rsidRDefault="00B95434">
      <w:pPr>
        <w:numPr>
          <w:ilvl w:val="0"/>
          <w:numId w:val="5"/>
        </w:numPr>
        <w:spacing w:before="120"/>
        <w:ind w:left="714" w:hanging="357"/>
        <w:jc w:val="both"/>
        <w:rPr>
          <w:rFonts w:ascii="Arial" w:hAnsi="Arial" w:cs="Arial"/>
        </w:rPr>
      </w:pPr>
      <w:r>
        <w:rPr>
          <w:rFonts w:ascii="Arial" w:hAnsi="Arial" w:cs="Arial"/>
        </w:rPr>
        <w:t xml:space="preserve">amelyeket a rendszeres (szokásos) üzleti tevékenység keretében értékesítési céllal szereztek be, és azok a beszerzés és az értékesítés között változatlan állapotban maradnak (áruk, göngyölegek, közvetített szolgáltatások), bár értékük változhat, </w:t>
      </w:r>
    </w:p>
    <w:p w14:paraId="2593B86D" w14:textId="4AC264EC" w:rsidR="00B95434" w:rsidRPr="009921C6" w:rsidRDefault="00B95434">
      <w:pPr>
        <w:numPr>
          <w:ilvl w:val="0"/>
          <w:numId w:val="5"/>
        </w:numPr>
        <w:spacing w:before="120"/>
        <w:ind w:left="714" w:hanging="357"/>
        <w:jc w:val="both"/>
        <w:rPr>
          <w:rFonts w:ascii="Arial" w:hAnsi="Arial" w:cs="Arial"/>
        </w:rPr>
      </w:pPr>
      <w:r>
        <w:rPr>
          <w:rFonts w:ascii="Arial" w:hAnsi="Arial" w:cs="Arial"/>
        </w:rPr>
        <w:t xml:space="preserve">amelyek az értékesítést megelőzően a termelés, a feldolgozás valamely fázisában vannak [befejezetlen termelés (ideértve a befejezetlen, még ki nem számlázott szolgáltatást is), félkész termékek] vagy már feldolgozott, elkészült állapotban értékesítésre várnak (késztermékek), ideértve a szerződés elszámolási egységéhez kapcsolódóan befejezetlen termelést, befejezetlen szolgáltatást, félkész vagy készterméket is a hozzákapcsolódó árbevétel elszámolásáig; A </w:t>
      </w:r>
      <w:r>
        <w:rPr>
          <w:rFonts w:ascii="Arial" w:hAnsi="Arial" w:cs="Arial"/>
          <w:b/>
          <w:bCs/>
        </w:rPr>
        <w:t>szerződés elszámolási egységéhez</w:t>
      </w:r>
      <w:r>
        <w:rPr>
          <w:rFonts w:ascii="Arial" w:hAnsi="Arial" w:cs="Arial"/>
        </w:rPr>
        <w:t xml:space="preserve"> kapcsolódóan saját termelésű készlet a mérlegben nem mutatható ki. Kivételt képez ez alól az az eset, ha a szerződés elszámolási egységének tárgya nagy tömegben, sorozatban előállított termék és a vállalkozás úgy dönt, hogy nem alkalmazza a szerződés elszámolási egységére vonatkozó szabályrendszert. </w:t>
      </w:r>
    </w:p>
    <w:p w14:paraId="2F1702A5" w14:textId="77777777" w:rsidR="006E338B" w:rsidRDefault="00B95434">
      <w:pPr>
        <w:numPr>
          <w:ilvl w:val="0"/>
          <w:numId w:val="5"/>
        </w:numPr>
        <w:spacing w:before="120"/>
        <w:ind w:left="714" w:hanging="357"/>
        <w:jc w:val="both"/>
        <w:rPr>
          <w:rFonts w:ascii="Arial" w:hAnsi="Arial" w:cs="Arial"/>
        </w:rPr>
      </w:pPr>
      <w:r>
        <w:rPr>
          <w:rFonts w:ascii="Arial" w:hAnsi="Arial" w:cs="Arial"/>
        </w:rPr>
        <w:t xml:space="preserve">amelyeket az értékesítendő termékek előállítása vagy a szolgáltatások nyújtása során fognak felhasználni (anyagok). </w:t>
      </w:r>
    </w:p>
    <w:p w14:paraId="69B7F34D" w14:textId="77777777" w:rsidR="00DE7400" w:rsidRDefault="00DE7400" w:rsidP="00891CB3">
      <w:pPr>
        <w:tabs>
          <w:tab w:val="left" w:pos="284"/>
        </w:tabs>
        <w:spacing w:before="120"/>
        <w:ind w:left="284"/>
        <w:jc w:val="both"/>
        <w:rPr>
          <w:rFonts w:ascii="Arial" w:hAnsi="Arial" w:cs="Arial"/>
        </w:rPr>
      </w:pPr>
    </w:p>
    <w:p w14:paraId="187FCF5A" w14:textId="70AC5B5F" w:rsidR="00DE7400" w:rsidRPr="006D6FE5" w:rsidRDefault="00DE7400" w:rsidP="00DE7400">
      <w:pPr>
        <w:tabs>
          <w:tab w:val="left" w:pos="284"/>
        </w:tabs>
        <w:spacing w:before="120"/>
        <w:ind w:left="284"/>
        <w:jc w:val="both"/>
        <w:rPr>
          <w:rFonts w:ascii="Arial" w:hAnsi="Arial" w:cs="Arial"/>
          <w:b/>
          <w:bCs/>
        </w:rPr>
      </w:pPr>
      <w:r>
        <w:rPr>
          <w:rFonts w:ascii="Arial" w:hAnsi="Arial" w:cs="Arial"/>
          <w:b/>
          <w:bCs/>
        </w:rPr>
        <w:t>A szerződés elszámolási egysége:</w:t>
      </w:r>
    </w:p>
    <w:p w14:paraId="7A426544" w14:textId="4E92BA6B" w:rsidR="00DE7400" w:rsidRPr="00DE7400" w:rsidRDefault="00DE7400" w:rsidP="00DE7400">
      <w:pPr>
        <w:tabs>
          <w:tab w:val="left" w:pos="284"/>
        </w:tabs>
        <w:spacing w:before="120"/>
        <w:ind w:left="284"/>
        <w:jc w:val="both"/>
        <w:rPr>
          <w:rFonts w:ascii="Arial" w:hAnsi="Arial" w:cs="Arial"/>
        </w:rPr>
      </w:pPr>
      <w:r>
        <w:rPr>
          <w:rFonts w:ascii="Arial" w:hAnsi="Arial" w:cs="Arial"/>
        </w:rPr>
        <w:t>a) jogilag – a szerződés felek által meghatározott tárgya alapján – egy egységet képező – a megrendelővel kötött, a megrendelő által meghatározott jellemzőkkel rendelkező termék vagy szolgáltatás létrehozására és értékesítésére vonatkozó – szerződés egésze (a szerződés összes részteljesítése, összes teljesítési kötelme együttesen, függetlenül attól, hogy a szerződés egy vagy több részteljesítést, teljesítési kötelmet tartalmaz);</w:t>
      </w:r>
      <w:r>
        <w:t xml:space="preserve"> </w:t>
      </w:r>
      <w:r>
        <w:rPr>
          <w:rFonts w:ascii="Arial" w:hAnsi="Arial" w:cs="Arial"/>
        </w:rPr>
        <w:t xml:space="preserve">A szerződések egy csoportját egyetlen elszámolási egységként kell kezelni, ha a módosításban meghatározott feltételek együttesen </w:t>
        <w:lastRenderedPageBreak/>
        <w:t>teljesülnek, beleértve azt is, hogy a csoportba tartozó minden egyes szerződést ugyanazon megrendelővel, vagy megrendelőkkel kötik.</w:t>
      </w:r>
    </w:p>
    <w:p w14:paraId="6033DD09" w14:textId="25D7FC87" w:rsidR="00DE7400" w:rsidRPr="00DE7400" w:rsidRDefault="00DE7400" w:rsidP="00DE7400">
      <w:pPr>
        <w:tabs>
          <w:tab w:val="left" w:pos="284"/>
        </w:tabs>
        <w:spacing w:before="120"/>
        <w:ind w:left="284"/>
        <w:jc w:val="both"/>
        <w:rPr>
          <w:rFonts w:ascii="Arial" w:hAnsi="Arial" w:cs="Arial"/>
        </w:rPr>
      </w:pPr>
      <w:r>
        <w:rPr>
          <w:rFonts w:ascii="Arial" w:hAnsi="Arial" w:cs="Arial"/>
        </w:rPr>
        <w:t>b) az ugyanazzal a megrendelővel kötött szerződések egy csoportja, amennyiben:</w:t>
      </w:r>
    </w:p>
    <w:p w14:paraId="40B37B82" w14:textId="77777777" w:rsidR="00DE7400" w:rsidRPr="00DE7400" w:rsidRDefault="00DE7400" w:rsidP="00DE7400">
      <w:pPr>
        <w:tabs>
          <w:tab w:val="left" w:pos="284"/>
        </w:tabs>
        <w:spacing w:before="120"/>
        <w:ind w:left="284"/>
        <w:jc w:val="both"/>
        <w:rPr>
          <w:rFonts w:ascii="Arial" w:hAnsi="Arial" w:cs="Arial"/>
        </w:rPr>
      </w:pPr>
      <w:r>
        <w:rPr>
          <w:rFonts w:ascii="Arial" w:hAnsi="Arial" w:cs="Arial"/>
        </w:rPr>
        <w:t>ba) a szerződések csoportjának feltételeit egyetlen csomagban tárgyalták,</w:t>
      </w:r>
    </w:p>
    <w:p w14:paraId="409610E1" w14:textId="77777777" w:rsidR="00DE7400" w:rsidRPr="00DE7400" w:rsidRDefault="00DE7400" w:rsidP="00DE7400">
      <w:pPr>
        <w:tabs>
          <w:tab w:val="left" w:pos="284"/>
        </w:tabs>
        <w:spacing w:before="120"/>
        <w:ind w:left="284"/>
        <w:jc w:val="both"/>
        <w:rPr>
          <w:rFonts w:ascii="Arial" w:hAnsi="Arial" w:cs="Arial"/>
        </w:rPr>
      </w:pPr>
      <w:r>
        <w:rPr>
          <w:rFonts w:ascii="Arial" w:hAnsi="Arial" w:cs="Arial"/>
        </w:rPr>
        <w:t>bb) a szerződések egymással annyira szoros kapcsolatban állnak, hogy valójában egy közös nyereséghányaddal rendelkező egyetlen projekt részeit képezik, és</w:t>
      </w:r>
    </w:p>
    <w:p w14:paraId="348154EA" w14:textId="58125BBB" w:rsidR="00DE7400" w:rsidRDefault="00DE7400" w:rsidP="00DE7400">
      <w:pPr>
        <w:tabs>
          <w:tab w:val="left" w:pos="284"/>
        </w:tabs>
        <w:spacing w:before="120"/>
        <w:ind w:left="284"/>
        <w:jc w:val="both"/>
        <w:rPr>
          <w:rFonts w:ascii="Arial" w:hAnsi="Arial" w:cs="Arial"/>
        </w:rPr>
      </w:pPr>
      <w:r>
        <w:rPr>
          <w:rFonts w:ascii="Arial" w:hAnsi="Arial" w:cs="Arial"/>
        </w:rPr>
        <w:t>bc) a szerződések egyidejűleg, vagy egymást szorosan követően valósulnak meg.</w:t>
      </w:r>
    </w:p>
    <w:p w14:paraId="2D1398D1" w14:textId="73E365B9" w:rsidR="00DE7400" w:rsidRDefault="00DE7400" w:rsidP="00891CB3">
      <w:pPr>
        <w:tabs>
          <w:tab w:val="left" w:pos="284"/>
        </w:tabs>
        <w:spacing w:before="120"/>
        <w:ind w:left="284"/>
        <w:jc w:val="both"/>
        <w:rPr>
          <w:rFonts w:ascii="Arial" w:hAnsi="Arial" w:cs="Arial"/>
        </w:rPr>
      </w:pPr>
      <w:r>
        <w:rPr>
          <w:rFonts w:ascii="Arial" w:hAnsi="Arial" w:cs="Arial"/>
        </w:rPr>
        <w:t>Egy szerződés akkor felel meg a szerződés elszámolási egysége fogalmának, ha a vevő határozza meg a termék vagy szolgáltatás meghatározó jellemzőit.</w:t>
      </w:r>
    </w:p>
    <w:p w14:paraId="7D43C9C6" w14:textId="77777777" w:rsidR="00DE7400" w:rsidRDefault="00DE7400" w:rsidP="00DE7400">
      <w:pPr>
        <w:tabs>
          <w:tab w:val="left" w:pos="284"/>
        </w:tabs>
        <w:spacing w:before="120"/>
        <w:jc w:val="both"/>
        <w:rPr>
          <w:rFonts w:ascii="Arial" w:hAnsi="Arial" w:cs="Arial"/>
        </w:rPr>
      </w:pPr>
    </w:p>
    <w:p w14:paraId="20CD2DA3" w14:textId="55F6EF36" w:rsidR="006E338B" w:rsidRDefault="00840CC1" w:rsidP="000653F7">
      <w:pPr>
        <w:tabs>
          <w:tab w:val="left" w:pos="0"/>
        </w:tabs>
        <w:spacing w:before="120"/>
        <w:jc w:val="both"/>
        <w:rPr>
          <w:rFonts w:ascii="Arial" w:hAnsi="Arial" w:cs="Arial"/>
        </w:rPr>
      </w:pPr>
      <w:r>
        <w:rPr>
          <w:rFonts w:ascii="Arial" w:hAnsi="Arial" w:cs="Arial"/>
        </w:rPr>
        <w:t xml:space="preserve">A nagy tömegben, sorozatban előállított termékek esetében a szerződés elszámolási egységére vonatkozó szabályrendszert </w:t>
      </w:r>
    </w:p>
    <w:p w14:paraId="7A5C9ACE" w14:textId="77777777" w:rsidR="006E338B" w:rsidRPr="00DE7400" w:rsidRDefault="00840CC1" w:rsidP="00891CB3">
      <w:pPr>
        <w:tabs>
          <w:tab w:val="left" w:pos="284"/>
        </w:tabs>
        <w:spacing w:before="120"/>
        <w:ind w:left="378" w:hanging="378"/>
        <w:jc w:val="both"/>
        <w:rPr>
          <w:rFonts w:ascii="Arial" w:hAnsi="Arial" w:cs="Arial"/>
          <w:color w:val="0070C0"/>
        </w:rPr>
      </w:pPr>
      <w:r>
        <w:rPr>
          <w:rFonts w:ascii="Arial" w:hAnsi="Arial" w:cs="Arial"/>
          <w:color w:val="0070C0"/>
        </w:rPr>
        <w:t>alkalmazzuk</w:t>
      </w:r>
    </w:p>
    <w:p w14:paraId="4DABD3CF" w14:textId="77777777" w:rsidR="006E338B" w:rsidRPr="00DE7400" w:rsidRDefault="00840CC1" w:rsidP="00891CB3">
      <w:pPr>
        <w:tabs>
          <w:tab w:val="left" w:pos="284"/>
        </w:tabs>
        <w:spacing w:before="120"/>
        <w:ind w:left="378" w:hanging="378"/>
        <w:jc w:val="both"/>
        <w:rPr>
          <w:rFonts w:ascii="Arial" w:hAnsi="Arial" w:cs="Arial"/>
          <w:color w:val="FF0000"/>
        </w:rPr>
      </w:pPr>
      <w:r>
        <w:rPr>
          <w:rFonts w:ascii="Arial" w:hAnsi="Arial" w:cs="Arial"/>
          <w:color w:val="FF0000"/>
        </w:rPr>
        <w:t xml:space="preserve">VAGY </w:t>
      </w:r>
    </w:p>
    <w:p w14:paraId="53E99985" w14:textId="77777777" w:rsidR="006E338B" w:rsidRPr="00DE7400" w:rsidRDefault="00C12C0D" w:rsidP="00891CB3">
      <w:pPr>
        <w:tabs>
          <w:tab w:val="left" w:pos="284"/>
        </w:tabs>
        <w:spacing w:before="120"/>
        <w:jc w:val="both"/>
        <w:rPr>
          <w:rFonts w:ascii="Arial" w:hAnsi="Arial" w:cs="Arial"/>
          <w:color w:val="0070C0"/>
        </w:rPr>
      </w:pPr>
      <w:r>
        <w:rPr>
          <w:rFonts w:ascii="Arial" w:hAnsi="Arial" w:cs="Arial"/>
          <w:color w:val="0070C0"/>
        </w:rPr>
        <w:t xml:space="preserve">nem alkalmazzuk.</w:t>
      </w:r>
    </w:p>
    <w:p w14:paraId="43B35DAE" w14:textId="77777777" w:rsidR="00B95434" w:rsidRPr="00385DD2" w:rsidRDefault="00B95434" w:rsidP="005613AE">
      <w:pPr>
        <w:jc w:val="both"/>
        <w:rPr>
          <w:rFonts w:ascii="Arial" w:hAnsi="Arial" w:cs="Arial"/>
        </w:rPr>
      </w:pPr>
    </w:p>
    <w:p w14:paraId="531DB84C" w14:textId="77777777" w:rsidR="00B95434" w:rsidRPr="00385DD2" w:rsidRDefault="00B95434" w:rsidP="005613AE">
      <w:pPr>
        <w:jc w:val="both"/>
        <w:rPr>
          <w:rFonts w:ascii="Arial" w:hAnsi="Arial" w:cs="Arial"/>
        </w:rPr>
      </w:pPr>
      <w:r>
        <w:rPr>
          <w:rFonts w:ascii="Arial" w:hAnsi="Arial" w:cs="Arial"/>
          <w:b/>
          <w:bCs/>
        </w:rPr>
        <w:t>A készletek között kell kimutatni</w:t>
      </w:r>
      <w:r>
        <w:rPr>
          <w:rFonts w:ascii="Arial" w:hAnsi="Arial" w:cs="Arial"/>
        </w:rPr>
        <w:t xml:space="preserve"> továbbá </w:t>
      </w:r>
    </w:p>
    <w:p w14:paraId="36341E84" w14:textId="77777777" w:rsidR="00B95434" w:rsidRDefault="00B95434">
      <w:pPr>
        <w:numPr>
          <w:ilvl w:val="0"/>
          <w:numId w:val="6"/>
        </w:numPr>
        <w:spacing w:before="120"/>
        <w:ind w:left="714" w:hanging="357"/>
        <w:jc w:val="both"/>
        <w:rPr>
          <w:rFonts w:ascii="Arial" w:hAnsi="Arial" w:cs="Arial"/>
        </w:rPr>
      </w:pPr>
      <w:r>
        <w:rPr>
          <w:rFonts w:ascii="Arial" w:hAnsi="Arial" w:cs="Arial"/>
        </w:rPr>
        <w:t xml:space="preserve">használatba vételükig azokat az anyagi eszközöket (szerszám, műszer, berendezés, felszerelés, munkaruha, egyenruha, védőruha), amelyek a vállalkozó tevékenységét legfeljebb egy évig szolgálják, </w:t>
      </w:r>
    </w:p>
    <w:p w14:paraId="08837ECE" w14:textId="77777777" w:rsidR="00B95434" w:rsidRDefault="00B95434">
      <w:pPr>
        <w:numPr>
          <w:ilvl w:val="0"/>
          <w:numId w:val="6"/>
        </w:numPr>
        <w:spacing w:before="120"/>
        <w:ind w:left="714" w:hanging="357"/>
        <w:jc w:val="both"/>
        <w:rPr>
          <w:rFonts w:ascii="Arial" w:hAnsi="Arial" w:cs="Arial"/>
        </w:rPr>
      </w:pPr>
      <w:r>
        <w:rPr>
          <w:rFonts w:ascii="Arial" w:hAnsi="Arial" w:cs="Arial"/>
        </w:rPr>
        <w:t xml:space="preserve">a növendék-, a hízó- és az egyéb állatokat, amelyek a termelés (a tartás) költségei eredményeként növekednek, gyarapszik tömegük (súlyuk), függetlenül attól, hogy a vállalkozási tevékenységet mennyi ideig szolgálják, </w:t>
      </w:r>
    </w:p>
    <w:p w14:paraId="37A457F0" w14:textId="77777777" w:rsidR="00B95434" w:rsidRDefault="00B95434">
      <w:pPr>
        <w:numPr>
          <w:ilvl w:val="0"/>
          <w:numId w:val="6"/>
        </w:numPr>
        <w:spacing w:before="120"/>
        <w:ind w:left="714" w:hanging="357"/>
        <w:jc w:val="both"/>
        <w:rPr>
          <w:rFonts w:ascii="Arial" w:hAnsi="Arial" w:cs="Arial"/>
        </w:rPr>
      </w:pPr>
      <w:r>
        <w:rPr>
          <w:rFonts w:ascii="Arial" w:hAnsi="Arial" w:cs="Arial"/>
        </w:rPr>
        <w:t>azokat az eszközöket, amelyeket a befektetett eszközök közül átsoroltak</w:t>
      </w:r>
    </w:p>
    <w:p w14:paraId="36CE6762" w14:textId="77777777" w:rsidR="00B95434" w:rsidRPr="00385DD2" w:rsidRDefault="00B95434">
      <w:pPr>
        <w:numPr>
          <w:ilvl w:val="0"/>
          <w:numId w:val="6"/>
        </w:numPr>
        <w:autoSpaceDE w:val="0"/>
        <w:autoSpaceDN w:val="0"/>
        <w:adjustRightInd w:val="0"/>
        <w:spacing w:before="120"/>
        <w:jc w:val="both"/>
        <w:rPr>
          <w:rFonts w:ascii="Arial" w:hAnsi="Arial" w:cs="Arial"/>
        </w:rPr>
      </w:pPr>
      <w:r>
        <w:rPr>
          <w:rFonts w:ascii="Arial" w:hAnsi="Arial" w:cs="Arial"/>
        </w:rPr>
        <w:t xml:space="preserve">azokat az eszközöket, amelyeket értékesítési céllal szereztek be, állítottak elő, de a vállalkozó az értékesítésig (az állományból történő kivonásig) átmenetileg használatba vett (ezek a használatba vétel időpontjától készletek).</w:t>
      </w:r>
    </w:p>
    <w:p w14:paraId="2760E23C" w14:textId="77777777" w:rsidR="00B95434" w:rsidRPr="00385DD2" w:rsidRDefault="00B95434" w:rsidP="005613AE">
      <w:pPr>
        <w:jc w:val="both"/>
        <w:rPr>
          <w:rFonts w:ascii="Arial" w:hAnsi="Arial" w:cs="Arial"/>
        </w:rPr>
      </w:pPr>
    </w:p>
    <w:p w14:paraId="4AD3E426" w14:textId="77777777" w:rsidR="00B95434" w:rsidRPr="00385DD2" w:rsidRDefault="00B95434" w:rsidP="005613AE">
      <w:pPr>
        <w:jc w:val="both"/>
        <w:rPr>
          <w:rFonts w:ascii="Arial" w:hAnsi="Arial" w:cs="Arial"/>
        </w:rPr>
      </w:pPr>
      <w:r>
        <w:rPr>
          <w:rFonts w:ascii="Arial" w:hAnsi="Arial" w:cs="Arial"/>
        </w:rPr>
        <w:t xml:space="preserve">A </w:t>
      </w:r>
      <w:r>
        <w:rPr>
          <w:rFonts w:ascii="Arial" w:hAnsi="Arial" w:cs="Arial"/>
          <w:b/>
          <w:bCs/>
        </w:rPr>
        <w:t>készletekre adott előlegként</w:t>
      </w:r>
      <w:r>
        <w:rPr>
          <w:rFonts w:ascii="Arial" w:hAnsi="Arial" w:cs="Arial"/>
        </w:rPr>
        <w:t xml:space="preserve"> az anyag-, az áruszállítónak, a közvetített szolgáltatást nyújtónak, importbeszerzésnél az importálást végző vállalkozónak ilyen címen átutalt (megfizetett, kiegyenlített) - a levonható előzetesen felszámított általános forgalmi adót nem tartalmazó - összeget kell kimutatni.</w:t>
      </w:r>
    </w:p>
    <w:p w14:paraId="3DE4632A" w14:textId="77777777" w:rsidR="00B95434" w:rsidRPr="00385DD2" w:rsidRDefault="00B95434" w:rsidP="005613AE">
      <w:pPr>
        <w:jc w:val="both"/>
        <w:rPr>
          <w:rFonts w:ascii="Arial" w:hAnsi="Arial" w:cs="Arial"/>
        </w:rPr>
      </w:pPr>
    </w:p>
    <w:p w14:paraId="7DBD2888" w14:textId="77777777" w:rsidR="00B95434" w:rsidRPr="00385DD2" w:rsidRDefault="00B95434" w:rsidP="005613AE">
      <w:pPr>
        <w:jc w:val="both"/>
        <w:rPr>
          <w:rFonts w:ascii="Arial" w:hAnsi="Arial" w:cs="Arial"/>
        </w:rPr>
      </w:pPr>
      <w:r>
        <w:rPr>
          <w:rFonts w:ascii="Arial" w:hAnsi="Arial" w:cs="Arial"/>
          <w:b/>
          <w:bCs/>
        </w:rPr>
        <w:t>Követelések</w:t>
      </w:r>
      <w:r>
        <w:rPr>
          <w:rFonts w:ascii="Arial" w:hAnsi="Arial" w:cs="Arial"/>
        </w:rPr>
        <w:t xml:space="preserve"> azok a különféle szállítási, vállalkozási, szolgáltatási és egyéb szerződésekből jogszerűen eredő, pénzértékben kifejezett fizetési igények, amelyek a vállalkozó által már teljesített, a másik fél által elfogadott, elismert termékértékesítéshez, szolgáltatás teljesítéséhez, hitelviszonyt megtestesítő értékpapír, tulajdoni részesedést jelentő befektetés értékesítéséhez, kölcsönnyújtáshoz, előlegfizetéshez (beleértve az osztalékelőleget is) kapcsolódnak, valamint a különféle egyéb követelések, ideértve a vásárolt követeléseket, a térítés nélkül és egyéb címen átvett követeléseket, a bíróság által jogerősen megítélt követeléseket is.</w:t>
      </w:r>
    </w:p>
    <w:p w14:paraId="5CC8E749" w14:textId="77777777" w:rsidR="00B95434" w:rsidRPr="00385DD2" w:rsidRDefault="00B95434" w:rsidP="005613AE">
      <w:pPr>
        <w:jc w:val="both"/>
        <w:rPr>
          <w:rFonts w:ascii="Arial" w:hAnsi="Arial" w:cs="Arial"/>
        </w:rPr>
      </w:pPr>
    </w:p>
    <w:p w14:paraId="225DBB5B" w14:textId="77777777" w:rsidR="00B95434" w:rsidRPr="00385DD2" w:rsidRDefault="00B95434" w:rsidP="005613AE">
      <w:pPr>
        <w:jc w:val="both"/>
        <w:rPr>
          <w:rFonts w:ascii="Arial" w:hAnsi="Arial" w:cs="Arial"/>
        </w:rPr>
      </w:pPr>
      <w:r>
        <w:rPr>
          <w:rFonts w:ascii="Arial" w:hAnsi="Arial" w:cs="Arial"/>
          <w:b/>
          <w:bCs/>
        </w:rPr>
        <w:lastRenderedPageBreak/>
        <w:t>Követelések áruszállításból és szolgáltatásból (vevők)</w:t>
      </w:r>
      <w:r>
        <w:rPr>
          <w:rFonts w:ascii="Arial" w:hAnsi="Arial" w:cs="Arial"/>
        </w:rPr>
        <w:t xml:space="preserve"> között kell kimutatni minden, a vállalkozó által teljesített - a vevő által elismert - termékértékesítésből, szolgáltatásnyújtásból származó követelést, amely nem tartozik a pénzkölcsönök közé.</w:t>
      </w:r>
    </w:p>
    <w:p w14:paraId="00E951C0" w14:textId="77777777" w:rsidR="00B95434" w:rsidRDefault="00B95434" w:rsidP="005613AE">
      <w:pPr>
        <w:jc w:val="both"/>
        <w:rPr>
          <w:rFonts w:ascii="Arial" w:hAnsi="Arial" w:cs="Arial"/>
        </w:rPr>
      </w:pPr>
    </w:p>
    <w:p w14:paraId="11F1F55D" w14:textId="77777777" w:rsidR="00B95434" w:rsidRDefault="00B95434" w:rsidP="005613AE">
      <w:pPr>
        <w:jc w:val="both"/>
        <w:rPr>
          <w:rFonts w:ascii="Arial" w:hAnsi="Arial" w:cs="Arial"/>
        </w:rPr>
      </w:pPr>
      <w:r>
        <w:rPr>
          <w:rFonts w:ascii="Arial" w:hAnsi="Arial" w:cs="Arial"/>
        </w:rPr>
        <w:t xml:space="preserve">A követelés között külön soron kell kimutatni </w:t>
      </w:r>
      <w:r>
        <w:rPr>
          <w:rFonts w:ascii="Arial" w:hAnsi="Arial" w:cs="Arial"/>
          <w:b/>
          <w:bCs/>
        </w:rPr>
        <w:t>kapcsolt vállalkozással szemben</w:t>
      </w:r>
      <w:r>
        <w:rPr>
          <w:rFonts w:ascii="Arial" w:hAnsi="Arial" w:cs="Arial"/>
        </w:rPr>
        <w:t xml:space="preserve">, </w:t>
      </w:r>
      <w:r>
        <w:rPr>
          <w:rFonts w:ascii="Arial" w:hAnsi="Arial" w:cs="Arial"/>
          <w:b/>
          <w:bCs/>
        </w:rPr>
        <w:t>jelentős tulajdoni részesedési viszonyban lévő vállalkozással szemben</w:t>
      </w:r>
      <w:r>
        <w:rPr>
          <w:rFonts w:ascii="Arial" w:hAnsi="Arial" w:cs="Arial"/>
        </w:rPr>
        <w:t xml:space="preserve"> és </w:t>
      </w:r>
      <w:r>
        <w:rPr>
          <w:rFonts w:ascii="Arial" w:hAnsi="Arial" w:cs="Arial"/>
          <w:b/>
          <w:bCs/>
        </w:rPr>
        <w:t>egyéb részesedési viszonyban lévő vállalkozással szembeni</w:t>
      </w:r>
      <w:r>
        <w:rPr>
          <w:rFonts w:ascii="Arial" w:hAnsi="Arial" w:cs="Arial"/>
        </w:rPr>
        <w:t xml:space="preserve"> követeléseket.</w:t>
      </w:r>
    </w:p>
    <w:p w14:paraId="0A5EB6A0" w14:textId="77777777" w:rsidR="00B95434" w:rsidRDefault="00B95434" w:rsidP="005613AE">
      <w:pPr>
        <w:jc w:val="both"/>
        <w:rPr>
          <w:rFonts w:ascii="Arial" w:hAnsi="Arial" w:cs="Arial"/>
        </w:rPr>
      </w:pPr>
    </w:p>
    <w:p w14:paraId="6E90BBD3" w14:textId="77777777" w:rsidR="00B95434" w:rsidRDefault="00B95434" w:rsidP="005613AE">
      <w:pPr>
        <w:pStyle w:val="NormlWeb"/>
        <w:spacing w:before="0" w:beforeAutospacing="0" w:after="0" w:afterAutospacing="0"/>
        <w:jc w:val="both"/>
        <w:rPr>
          <w:rFonts w:ascii="Arial" w:hAnsi="Arial" w:cs="Arial"/>
        </w:rPr>
      </w:pPr>
      <w:r>
        <w:rPr>
          <w:rFonts w:ascii="Arial" w:hAnsi="Arial" w:cs="Arial"/>
          <w:b/>
          <w:bCs/>
        </w:rPr>
        <w:t>Követelések kapcsolt vállalkozással szemben</w:t>
      </w:r>
      <w:r>
        <w:rPr>
          <w:rFonts w:ascii="Arial" w:hAnsi="Arial" w:cs="Arial"/>
        </w:rPr>
        <w:t xml:space="preserve"> mérlegtétel azokat a tartós kölcsönnek nem minősülő követeléseket tartalmazza, amelyeknél az adós kapcsolt vállalkozás.</w:t>
      </w:r>
    </w:p>
    <w:p w14:paraId="41828FD7" w14:textId="77777777" w:rsidR="00B95434" w:rsidRPr="00084911" w:rsidRDefault="00B95434" w:rsidP="005613AE">
      <w:pPr>
        <w:pStyle w:val="NormlWeb"/>
        <w:spacing w:before="0" w:beforeAutospacing="0" w:after="0" w:afterAutospacing="0"/>
        <w:jc w:val="both"/>
        <w:rPr>
          <w:rFonts w:ascii="Arial" w:hAnsi="Arial" w:cs="Arial"/>
        </w:rPr>
      </w:pPr>
    </w:p>
    <w:p w14:paraId="48D508D7" w14:textId="040FCC84" w:rsidR="00B95434" w:rsidRDefault="00B95434" w:rsidP="005613AE">
      <w:pPr>
        <w:jc w:val="both"/>
        <w:rPr>
          <w:rFonts w:ascii="Arial" w:hAnsi="Arial" w:cs="Arial"/>
        </w:rPr>
      </w:pPr>
      <w:r>
        <w:rPr>
          <w:rFonts w:ascii="Arial" w:hAnsi="Arial" w:cs="Arial"/>
          <w:b/>
          <w:bCs/>
        </w:rPr>
        <w:t>Követelések jelentős tulajdoni részesedési viszonyban lévő vállalkozással szemben</w:t>
      </w:r>
      <w:r>
        <w:rPr>
          <w:rFonts w:ascii="Arial" w:hAnsi="Arial" w:cs="Arial"/>
        </w:rPr>
        <w:t xml:space="preserve"> mérlegtétel azokat a követeléseket tartalmazza, amelyeknél az adós vállalkozóban olyan részesedéssel bír, amelynek célja az említett vállalkozással való tartós kapcsolat kialakítása révén hozzájárulás annak a vállalkozásnak a tevékenységéhez, amelyik e jogok birtokosa; és amely részesedés mértéke a 20 százalékot meghaladja és a követelés nem tartozik a tartósan adott pénzkölcsönök közé.</w:t>
      </w:r>
    </w:p>
    <w:p w14:paraId="2FC102DD" w14:textId="77777777" w:rsidR="00B95434" w:rsidRPr="00385DD2" w:rsidRDefault="00B95434" w:rsidP="005613AE">
      <w:pPr>
        <w:jc w:val="both"/>
        <w:rPr>
          <w:rFonts w:ascii="Arial" w:hAnsi="Arial" w:cs="Arial"/>
        </w:rPr>
      </w:pPr>
    </w:p>
    <w:p w14:paraId="1A979B33" w14:textId="77777777" w:rsidR="00B95434" w:rsidRPr="00084911" w:rsidRDefault="00B95434" w:rsidP="005613AE">
      <w:pPr>
        <w:pStyle w:val="NormlWeb"/>
        <w:spacing w:before="0" w:beforeAutospacing="0" w:after="0" w:afterAutospacing="0"/>
        <w:jc w:val="both"/>
        <w:rPr>
          <w:rFonts w:ascii="Arial" w:hAnsi="Arial" w:cs="Arial"/>
        </w:rPr>
      </w:pPr>
      <w:r>
        <w:rPr>
          <w:rFonts w:ascii="Arial" w:hAnsi="Arial" w:cs="Arial"/>
          <w:b/>
          <w:bCs/>
        </w:rPr>
        <w:t>Követelések egyéb részesedési viszonyban lévő vállalkozással szemben</w:t>
      </w:r>
      <w:r>
        <w:rPr>
          <w:rFonts w:ascii="Arial" w:hAnsi="Arial" w:cs="Arial"/>
        </w:rPr>
        <w:t xml:space="preserve"> mérlegtétel azokat a tartós kölcsönnek nem minősülő követeléseket tartalmazza, amelyeknél a követelés egyéb részesedési viszonyban lévő adóssal szemben áll fenn.</w:t>
      </w:r>
    </w:p>
    <w:p w14:paraId="6B267574" w14:textId="77777777" w:rsidR="00B95434" w:rsidRPr="00385DD2" w:rsidRDefault="00B95434" w:rsidP="005613AE">
      <w:pPr>
        <w:spacing w:before="120"/>
        <w:jc w:val="both"/>
        <w:rPr>
          <w:rFonts w:ascii="Arial" w:hAnsi="Arial" w:cs="Arial"/>
        </w:rPr>
      </w:pPr>
      <w:r>
        <w:rPr>
          <w:rFonts w:ascii="Arial" w:hAnsi="Arial" w:cs="Arial"/>
          <w:b/>
          <w:bCs/>
        </w:rPr>
        <w:t>Váltókövetelések</w:t>
      </w:r>
      <w:r>
        <w:rPr>
          <w:rFonts w:ascii="Arial" w:hAnsi="Arial" w:cs="Arial"/>
        </w:rPr>
        <w:t xml:space="preserve"> között csak a nem részesedési viszonyban lévő adóssal szembeni váltóköveteléseket szabad kimutatni.</w:t>
      </w:r>
    </w:p>
    <w:p w14:paraId="3D74D82E" w14:textId="77777777" w:rsidR="00B95434" w:rsidRPr="00385DD2" w:rsidRDefault="00B95434" w:rsidP="005613AE">
      <w:pPr>
        <w:jc w:val="both"/>
        <w:rPr>
          <w:rFonts w:ascii="Arial" w:hAnsi="Arial" w:cs="Arial"/>
        </w:rPr>
      </w:pPr>
    </w:p>
    <w:p w14:paraId="46962C0F" w14:textId="77777777" w:rsidR="00B95434" w:rsidRPr="00385DD2" w:rsidRDefault="00B95434" w:rsidP="005613AE">
      <w:pPr>
        <w:jc w:val="both"/>
        <w:rPr>
          <w:rFonts w:ascii="Arial" w:hAnsi="Arial" w:cs="Arial"/>
        </w:rPr>
      </w:pPr>
      <w:r>
        <w:rPr>
          <w:rFonts w:ascii="Arial" w:hAnsi="Arial" w:cs="Arial"/>
          <w:b/>
          <w:bCs/>
        </w:rPr>
        <w:t>Egyéb követelésként</w:t>
      </w:r>
      <w:r>
        <w:rPr>
          <w:rFonts w:ascii="Arial" w:hAnsi="Arial" w:cs="Arial"/>
        </w:rPr>
        <w:t xml:space="preserve"> kell kimutatni többek között a munkavállalói tartozást, a visszatérítendő adót, az igényelt, de még nem teljesített támogatást, továbbá az utólag kapott engedmény miatti követelés összegét is.</w:t>
      </w:r>
    </w:p>
    <w:p w14:paraId="0A252301" w14:textId="77777777" w:rsidR="00B95434" w:rsidRPr="00385DD2" w:rsidRDefault="00B95434" w:rsidP="005613AE">
      <w:pPr>
        <w:jc w:val="both"/>
        <w:rPr>
          <w:rFonts w:ascii="Arial" w:hAnsi="Arial" w:cs="Arial"/>
        </w:rPr>
      </w:pPr>
    </w:p>
    <w:p w14:paraId="4DBC91E3" w14:textId="77777777" w:rsidR="00B95434" w:rsidRDefault="00B95434" w:rsidP="005613AE">
      <w:pPr>
        <w:jc w:val="both"/>
        <w:rPr>
          <w:rFonts w:ascii="Arial" w:hAnsi="Arial" w:cs="Arial"/>
        </w:rPr>
      </w:pPr>
      <w:r>
        <w:rPr>
          <w:rFonts w:ascii="Arial" w:hAnsi="Arial" w:cs="Arial"/>
        </w:rPr>
        <w:t>Egyéb követelésként kell kimutatni - a nem részesedési viszonyban lévő vállalkozások között létrejött - valódi penziós és óvadéki repóügylet esetén a határidős viszonteladási kötelezettség mellett vásárolt eszköz kifizetett vételárát, illetve a határidős visszavásárlási kötelezettség mellett eladott eszköz kifizetett visszavásárlási árát, az értékpapír-kölcsönügylet során a kölcsönbeadott értékpapír kölcsönszerződés szerinti értékében fennálló követelést, továbbá a határidős és opciós ügyletek esetén a fizetett letétek, pénzügyi biztosítékok, árkülönbözetek összegét, amíg az ügylet le nem zárul.</w:t>
      </w:r>
    </w:p>
    <w:p w14:paraId="57224ECB" w14:textId="77777777" w:rsidR="004E2F56" w:rsidRDefault="004E2F56" w:rsidP="005613AE">
      <w:pPr>
        <w:jc w:val="both"/>
        <w:rPr>
          <w:rFonts w:ascii="Arial" w:hAnsi="Arial" w:cs="Arial"/>
        </w:rPr>
      </w:pPr>
    </w:p>
    <w:p w14:paraId="101F6CF1" w14:textId="5A7C867D" w:rsidR="004E2F56" w:rsidRPr="00385DD2" w:rsidRDefault="004E2F56" w:rsidP="005613AE">
      <w:pPr>
        <w:jc w:val="both"/>
        <w:rPr>
          <w:rFonts w:ascii="Arial" w:hAnsi="Arial" w:cs="Arial"/>
        </w:rPr>
      </w:pPr>
      <w:r>
        <w:rPr>
          <w:rFonts w:ascii="Arial" w:hAnsi="Arial" w:cs="Arial"/>
        </w:rPr>
        <w:t xml:space="preserve">Egyéb követelésként kell kimutatni továbbá a nem részesedési viszonyban lévő adóssal szembeni valamennyi követelést ideértve a tartósan adott kölcsönből a mérlegfordulónapot követő egy éven belül esedékes részleteket, a vásárolt követeléseket, a térítés nélkül és egyéb címen átvett követeléseket, a bíróság által az üzleti év mérlegfordulónapjáig jogerősen megítélt követeléseket, a vállalkozó (forgalmazó) által a koncessziós társaság helyett visszafizetett visszaváltási díjból származó követeléseket is.</w:t>
      </w:r>
    </w:p>
    <w:p w14:paraId="563597F7" w14:textId="77777777" w:rsidR="00B95434" w:rsidRPr="00385DD2" w:rsidRDefault="00B95434" w:rsidP="005613AE">
      <w:pPr>
        <w:jc w:val="both"/>
        <w:rPr>
          <w:rFonts w:ascii="Arial" w:hAnsi="Arial" w:cs="Arial"/>
        </w:rPr>
      </w:pPr>
    </w:p>
    <w:p w14:paraId="6113CB26" w14:textId="77777777" w:rsidR="00B95434" w:rsidRPr="00385DD2" w:rsidRDefault="00B95434" w:rsidP="005613AE">
      <w:pPr>
        <w:jc w:val="both"/>
        <w:rPr>
          <w:rFonts w:ascii="Arial" w:hAnsi="Arial" w:cs="Arial"/>
        </w:rPr>
      </w:pPr>
      <w:r>
        <w:rPr>
          <w:rFonts w:ascii="Arial" w:hAnsi="Arial" w:cs="Arial"/>
        </w:rPr>
        <w:t xml:space="preserve">A követelések között kell a mérlegben önálló tételként kimutatni a </w:t>
      </w:r>
      <w:r>
        <w:rPr>
          <w:rFonts w:ascii="Arial" w:hAnsi="Arial" w:cs="Arial"/>
          <w:b/>
          <w:bCs/>
        </w:rPr>
        <w:t>követelések értékelési különbözetét,</w:t>
      </w:r>
      <w:r>
        <w:rPr>
          <w:rFonts w:ascii="Arial" w:hAnsi="Arial" w:cs="Arial"/>
        </w:rPr>
        <w:t xml:space="preserve"> valamint a </w:t>
      </w:r>
      <w:r>
        <w:rPr>
          <w:rFonts w:ascii="Arial" w:hAnsi="Arial" w:cs="Arial"/>
          <w:b/>
          <w:bCs/>
        </w:rPr>
        <w:t>származékos ügyletek pozitív értékelési különbözete</w:t>
      </w:r>
      <w:r>
        <w:rPr>
          <w:rFonts w:ascii="Arial" w:hAnsi="Arial" w:cs="Arial"/>
        </w:rPr>
        <w:t xml:space="preserve"> címén a pénzügyi instrumentumok valós értéken történő értékelése </w:t>
        <w:lastRenderedPageBreak/>
        <w:t>esetén a le nem zárt kereskedési, illetve fedezeti célú származékos ügyletek pozitív valós értékét (jövőben várható - nyereségjellegű - eredményét).</w:t>
      </w:r>
    </w:p>
    <w:p w14:paraId="4F656AA3" w14:textId="77777777" w:rsidR="00B95434" w:rsidRPr="00385DD2" w:rsidRDefault="00B95434" w:rsidP="005613AE">
      <w:pPr>
        <w:jc w:val="both"/>
        <w:rPr>
          <w:rFonts w:ascii="Arial" w:hAnsi="Arial" w:cs="Arial"/>
        </w:rPr>
      </w:pPr>
    </w:p>
    <w:p w14:paraId="00B8D665" w14:textId="77777777" w:rsidR="00B95434" w:rsidRPr="00385DD2" w:rsidRDefault="00B95434" w:rsidP="005613AE">
      <w:pPr>
        <w:jc w:val="both"/>
        <w:rPr>
          <w:rFonts w:ascii="Arial" w:hAnsi="Arial" w:cs="Arial"/>
        </w:rPr>
      </w:pPr>
      <w:r>
        <w:rPr>
          <w:rFonts w:ascii="Arial" w:hAnsi="Arial" w:cs="Arial"/>
          <w:b/>
          <w:bCs/>
        </w:rPr>
        <w:t>A forgóeszközök között</w:t>
      </w:r>
      <w:r>
        <w:rPr>
          <w:rFonts w:ascii="Arial" w:hAnsi="Arial" w:cs="Arial"/>
        </w:rPr>
        <w:t xml:space="preserve"> értékpapírként a forgatási célból, átmeneti, nem tartós befektetésként vásárolt, hitelviszonyt megtestesítő értékpapírokat, illetve tulajdoni részesedést jelentő befektetéseket kell kimutatni.</w:t>
      </w:r>
    </w:p>
    <w:p w14:paraId="4E0598BD" w14:textId="77777777" w:rsidR="00B95434" w:rsidRPr="00385DD2" w:rsidRDefault="00B95434" w:rsidP="005613AE">
      <w:pPr>
        <w:jc w:val="both"/>
        <w:rPr>
          <w:rFonts w:ascii="Arial" w:hAnsi="Arial" w:cs="Arial"/>
        </w:rPr>
      </w:pPr>
    </w:p>
    <w:p w14:paraId="47C15F68" w14:textId="77777777" w:rsidR="00B95434" w:rsidRDefault="00B95434" w:rsidP="005613AE">
      <w:pPr>
        <w:jc w:val="both"/>
        <w:rPr>
          <w:rFonts w:ascii="Arial" w:hAnsi="Arial" w:cs="Arial"/>
        </w:rPr>
      </w:pPr>
      <w:r>
        <w:rPr>
          <w:rFonts w:ascii="Arial" w:hAnsi="Arial" w:cs="Arial"/>
          <w:b/>
          <w:bCs/>
        </w:rPr>
        <w:t>Részesedés kapcsolt vállalkozásban</w:t>
      </w:r>
      <w:r>
        <w:rPr>
          <w:rFonts w:ascii="Arial" w:hAnsi="Arial" w:cs="Arial"/>
        </w:rPr>
        <w:t xml:space="preserve"> mérlegtételnél a kapcsolt vállalkozásban lévő tulajdoni részesedést jelentő, forgatási célból, általában árfolyamnyereség elérése érdekében vásárolt befektetéseket (részvényeket, üzletrészeket, vagyoni betéteket) kell kimutatni.</w:t>
      </w:r>
    </w:p>
    <w:p w14:paraId="6075E86E" w14:textId="77777777" w:rsidR="00B95434" w:rsidRPr="00385500" w:rsidRDefault="00B95434" w:rsidP="005613AE">
      <w:pPr>
        <w:jc w:val="both"/>
        <w:rPr>
          <w:rFonts w:ascii="Arial" w:hAnsi="Arial" w:cs="Arial"/>
        </w:rPr>
      </w:pPr>
    </w:p>
    <w:p w14:paraId="2662A106" w14:textId="2B2A1A46" w:rsidR="00B95434" w:rsidRDefault="00B95434" w:rsidP="005613AE">
      <w:pPr>
        <w:jc w:val="both"/>
        <w:rPr>
          <w:rFonts w:ascii="Arial" w:hAnsi="Arial" w:cs="Arial"/>
          <w:b/>
          <w:bCs/>
        </w:rPr>
      </w:pPr>
      <w:r>
        <w:rPr>
          <w:rFonts w:ascii="Arial" w:hAnsi="Arial" w:cs="Arial"/>
          <w:b/>
          <w:bCs/>
        </w:rPr>
        <w:t xml:space="preserve">Jelentős tulajdoni részesedés </w:t>
      </w:r>
      <w:r>
        <w:rPr>
          <w:rFonts w:ascii="Arial" w:hAnsi="Arial" w:cs="Arial"/>
        </w:rPr>
        <w:t xml:space="preserve">a más vállalkozások tőkéjében való, értékpapírban megtestesülő vagy más módon meghatározott jog, amelynek célja az említett vállalkozással való tartós kapcsolat kialakítása révén hozzájárulás annak a vállalkozásnak a tevékenységéhez, amelyik e jogok birtokosa; és amely részesedés mértéke a 20 százalékot meghaladja , ha az forgatási célból, különösen árfolyamnyereség elérése érdekében vásárolt befektetés, és  nem tartozik a kapcsolt vállalkozásban lévő részesedések közé.</w:t>
      </w:r>
    </w:p>
    <w:p w14:paraId="30C82D96" w14:textId="77777777" w:rsidR="00B95434" w:rsidRPr="00385500" w:rsidRDefault="00B95434" w:rsidP="005613AE">
      <w:pPr>
        <w:jc w:val="both"/>
        <w:rPr>
          <w:rFonts w:ascii="Arial" w:hAnsi="Arial" w:cs="Arial"/>
        </w:rPr>
      </w:pPr>
    </w:p>
    <w:p w14:paraId="0A899522" w14:textId="77777777" w:rsidR="00B95434" w:rsidRPr="00385DD2" w:rsidRDefault="00B95434" w:rsidP="005613AE">
      <w:pPr>
        <w:jc w:val="both"/>
        <w:rPr>
          <w:rFonts w:ascii="Arial" w:hAnsi="Arial" w:cs="Arial"/>
        </w:rPr>
      </w:pPr>
      <w:r>
        <w:rPr>
          <w:rFonts w:ascii="Arial" w:hAnsi="Arial" w:cs="Arial"/>
          <w:b/>
          <w:bCs/>
        </w:rPr>
        <w:t>Egyéb részesedés</w:t>
      </w:r>
      <w:r>
        <w:rPr>
          <w:rFonts w:ascii="Arial" w:hAnsi="Arial" w:cs="Arial"/>
        </w:rPr>
        <w:t xml:space="preserve"> minden olyan tulajdoni részesedést jelentő, forgatási célból vásárolt befektetés, amely nem tartozik a fenti részesedések közé.</w:t>
      </w:r>
    </w:p>
    <w:p w14:paraId="5B2AF152" w14:textId="77777777" w:rsidR="00B95434" w:rsidRPr="00385DD2" w:rsidRDefault="00B95434" w:rsidP="005613AE">
      <w:pPr>
        <w:jc w:val="both"/>
        <w:rPr>
          <w:rFonts w:ascii="Arial" w:hAnsi="Arial" w:cs="Arial"/>
        </w:rPr>
      </w:pPr>
    </w:p>
    <w:p w14:paraId="1978CAEE" w14:textId="77777777" w:rsidR="00B95434" w:rsidRPr="00385DD2" w:rsidRDefault="00B95434" w:rsidP="005613AE">
      <w:pPr>
        <w:jc w:val="both"/>
        <w:rPr>
          <w:rFonts w:ascii="Arial" w:hAnsi="Arial" w:cs="Arial"/>
        </w:rPr>
      </w:pPr>
      <w:r>
        <w:rPr>
          <w:rFonts w:ascii="Arial" w:hAnsi="Arial" w:cs="Arial"/>
          <w:b/>
          <w:bCs/>
        </w:rPr>
        <w:t>Saját részvények, saját üzletrészek</w:t>
      </w:r>
      <w:r>
        <w:rPr>
          <w:rFonts w:ascii="Arial" w:hAnsi="Arial" w:cs="Arial"/>
        </w:rPr>
        <w:t xml:space="preserve"> a vállalkozó által visszavásárolt (megszerzett) tulajdoni részesedést jelentő saját befektetések. A visszavásárolt tulajdoni részesedést jelentő saját befektetések között kell kimutatni a vállalkozó által ellenérték (visszaváltási érték) fejében megszerzett visszaváltható részvényeket is a megszerzéstől az alaptőke kötelező leszállításának cégbírósági bejegyzéséig.</w:t>
      </w:r>
    </w:p>
    <w:p w14:paraId="4A0DD4C4" w14:textId="77777777" w:rsidR="00B95434" w:rsidRPr="00385DD2" w:rsidRDefault="00B95434" w:rsidP="005613AE">
      <w:pPr>
        <w:jc w:val="both"/>
        <w:rPr>
          <w:rFonts w:ascii="Arial" w:hAnsi="Arial" w:cs="Arial"/>
        </w:rPr>
      </w:pPr>
    </w:p>
    <w:p w14:paraId="0FA847E9" w14:textId="77777777" w:rsidR="00B95434" w:rsidRPr="00385DD2" w:rsidRDefault="00B95434" w:rsidP="005613AE">
      <w:pPr>
        <w:jc w:val="both"/>
        <w:rPr>
          <w:rFonts w:ascii="Arial" w:hAnsi="Arial" w:cs="Arial"/>
        </w:rPr>
      </w:pPr>
      <w:r>
        <w:rPr>
          <w:rFonts w:ascii="Arial" w:hAnsi="Arial" w:cs="Arial"/>
        </w:rPr>
        <w:t xml:space="preserve">A </w:t>
      </w:r>
      <w:r>
        <w:rPr>
          <w:rFonts w:ascii="Arial" w:hAnsi="Arial" w:cs="Arial"/>
          <w:b/>
          <w:bCs/>
        </w:rPr>
        <w:t>forgatási célú hitelviszonyt megtestesítő értékpapírok</w:t>
      </w:r>
      <w:r>
        <w:rPr>
          <w:rFonts w:ascii="Arial" w:hAnsi="Arial" w:cs="Arial"/>
        </w:rPr>
        <w:t xml:space="preserve"> között azokat az értékpapírokat kell kimutatni, amelyeket forgatási célból, kamatbevétel, illetve árfolyamnyereség elérése érdekében szereztek be, továbbá azokat, amelyek a tárgyévet követő üzleti évben lejárnak.</w:t>
      </w:r>
    </w:p>
    <w:p w14:paraId="45DB6DEA" w14:textId="77777777" w:rsidR="00B95434" w:rsidRPr="00385DD2" w:rsidRDefault="00B95434" w:rsidP="005613AE">
      <w:pPr>
        <w:jc w:val="both"/>
        <w:rPr>
          <w:rFonts w:ascii="Arial" w:hAnsi="Arial" w:cs="Arial"/>
        </w:rPr>
      </w:pPr>
    </w:p>
    <w:p w14:paraId="0E1493A9" w14:textId="77777777" w:rsidR="00B95434" w:rsidRPr="00385DD2" w:rsidRDefault="00B95434" w:rsidP="005613AE">
      <w:pPr>
        <w:jc w:val="both"/>
        <w:rPr>
          <w:rFonts w:ascii="Arial" w:hAnsi="Arial" w:cs="Arial"/>
        </w:rPr>
      </w:pPr>
      <w:r>
        <w:rPr>
          <w:rFonts w:ascii="Arial" w:hAnsi="Arial" w:cs="Arial"/>
          <w:b/>
          <w:bCs/>
        </w:rPr>
        <w:t xml:space="preserve">A pénzeszközök </w:t>
      </w:r>
      <w:r>
        <w:rPr>
          <w:rFonts w:ascii="Arial" w:hAnsi="Arial" w:cs="Arial"/>
        </w:rPr>
        <w:t>a készpénzt, az elektronikus pénzeszközöket és a csekkeket, továbbá a bankbetéteket foglalják magukban.</w:t>
      </w:r>
    </w:p>
    <w:p w14:paraId="46717237" w14:textId="77777777" w:rsidR="00B95434" w:rsidRPr="00385DD2" w:rsidRDefault="00B95434" w:rsidP="005613AE">
      <w:pPr>
        <w:jc w:val="both"/>
        <w:rPr>
          <w:rFonts w:ascii="Arial" w:hAnsi="Arial" w:cs="Arial"/>
        </w:rPr>
      </w:pPr>
    </w:p>
    <w:p w14:paraId="234455DB" w14:textId="77777777" w:rsidR="006D6FE5" w:rsidRDefault="006D6FE5" w:rsidP="005613AE">
      <w:pPr>
        <w:jc w:val="both"/>
        <w:rPr>
          <w:rFonts w:ascii="Arial" w:hAnsi="Arial" w:cs="Arial"/>
          <w:b/>
          <w:bCs/>
          <w:u w:val="single"/>
        </w:rPr>
      </w:pPr>
    </w:p>
    <w:p w14:paraId="09378E30" w14:textId="49E2F7AC" w:rsidR="00B95434" w:rsidRDefault="00B95434" w:rsidP="005613AE">
      <w:pPr>
        <w:jc w:val="both"/>
        <w:rPr>
          <w:rFonts w:ascii="Arial" w:hAnsi="Arial" w:cs="Arial"/>
          <w:b/>
          <w:bCs/>
          <w:u w:val="single"/>
        </w:rPr>
      </w:pPr>
      <w:r>
        <w:rPr>
          <w:rFonts w:ascii="Arial" w:hAnsi="Arial" w:cs="Arial"/>
          <w:b/>
          <w:bCs/>
          <w:u w:val="single"/>
        </w:rPr>
        <w:t>Aktív időbeli elhatárolások</w:t>
      </w:r>
    </w:p>
    <w:p w14:paraId="335671A0" w14:textId="77777777" w:rsidR="00B95434" w:rsidRPr="00686115" w:rsidRDefault="00B95434" w:rsidP="005613AE">
      <w:pPr>
        <w:jc w:val="both"/>
        <w:rPr>
          <w:rFonts w:ascii="Arial" w:hAnsi="Arial" w:cs="Arial"/>
          <w:b/>
          <w:bCs/>
          <w:u w:val="single"/>
        </w:rPr>
      </w:pPr>
    </w:p>
    <w:p w14:paraId="1651C4B8" w14:textId="77777777" w:rsidR="00B95434" w:rsidRPr="00385DD2" w:rsidRDefault="00B95434" w:rsidP="005613AE">
      <w:pPr>
        <w:jc w:val="both"/>
        <w:rPr>
          <w:rFonts w:ascii="Arial" w:hAnsi="Arial" w:cs="Arial"/>
        </w:rPr>
      </w:pPr>
      <w:r>
        <w:rPr>
          <w:rFonts w:ascii="Arial" w:hAnsi="Arial" w:cs="Arial"/>
          <w:b/>
          <w:bCs/>
        </w:rPr>
        <w:t>Aktív időbeli elhatárolásként</w:t>
      </w:r>
      <w:r>
        <w:rPr>
          <w:rFonts w:ascii="Arial" w:hAnsi="Arial" w:cs="Arial"/>
        </w:rPr>
        <w:t xml:space="preserve"> - elkülönítetten - kell a mérlegben kimutatni az üzleti év mérlegének fordulónapja előtt felmerült, elszámolt olyan összegeket, amelyek költségként, ráfordításként (ideértve a halasztott ráfordításokat is) csak a mérleg fordulónapját követő időszakra számolhatók el, valamint az olyan járó árbevételt, kamat- és egyéb bevételeket, amelyek csak a mérleg fordulónapja után esedékesek, de a mérleggel lezárt időszakra számolandók el, továbbá ,ha a kötelezettség visszafizetendő összege nagyobb a kapott összegnél, akkor a különbözetből az eredményt csökkentő tételként még el nem számolt összeget.</w:t>
      </w:r>
    </w:p>
    <w:p w14:paraId="59F48628" w14:textId="77777777" w:rsidR="00B95434" w:rsidRPr="00385DD2" w:rsidRDefault="00B95434" w:rsidP="005613AE">
      <w:pPr>
        <w:jc w:val="both"/>
        <w:rPr>
          <w:rFonts w:ascii="Arial" w:hAnsi="Arial" w:cs="Arial"/>
        </w:rPr>
      </w:pPr>
    </w:p>
    <w:p w14:paraId="14CB9908" w14:textId="77777777" w:rsidR="00B95434" w:rsidRPr="00385DD2" w:rsidRDefault="00B95434" w:rsidP="005613AE">
      <w:pPr>
        <w:jc w:val="both"/>
        <w:rPr>
          <w:rFonts w:ascii="Arial" w:hAnsi="Arial" w:cs="Arial"/>
        </w:rPr>
      </w:pPr>
      <w:r>
        <w:rPr>
          <w:rFonts w:ascii="Arial" w:hAnsi="Arial" w:cs="Arial"/>
          <w:b/>
          <w:bCs/>
        </w:rPr>
        <w:lastRenderedPageBreak/>
        <w:t>Aktív időbeli elhatárolásként</w:t>
      </w:r>
      <w:r>
        <w:rPr>
          <w:rFonts w:ascii="Arial" w:hAnsi="Arial" w:cs="Arial"/>
        </w:rPr>
        <w:t xml:space="preserve"> kell a mérlegben kimutatni a (kamatbevételekkel szemben elszámolt) névérték alatt kibocsátott, a névérték alatt vásárolt diszkont - hitelviszonyt megtestesítő, befektetett vagy forgóeszközként kimutatott - értékpapírok névértéke és kibocsátási értéke (vételára) közötti különbözet adott üzleti évre, időarányosan járó összegét mindaddig, amíg ezen értékpapírokat nem értékesítik, nem váltják be, a könyvekből nem vezetik ki.</w:t>
      </w:r>
    </w:p>
    <w:p w14:paraId="61BA7BFB" w14:textId="77777777" w:rsidR="00B95434" w:rsidRPr="00385DD2" w:rsidRDefault="00B95434" w:rsidP="005613AE">
      <w:pPr>
        <w:jc w:val="both"/>
        <w:rPr>
          <w:rFonts w:ascii="Arial" w:hAnsi="Arial" w:cs="Arial"/>
        </w:rPr>
      </w:pPr>
    </w:p>
    <w:p w14:paraId="4A332F3D" w14:textId="77777777" w:rsidR="00B95434" w:rsidRDefault="00B95434" w:rsidP="005613AE">
      <w:pPr>
        <w:jc w:val="both"/>
        <w:rPr>
          <w:rFonts w:ascii="Arial" w:hAnsi="Arial" w:cs="Arial"/>
        </w:rPr>
      </w:pPr>
      <w:r>
        <w:rPr>
          <w:rFonts w:ascii="Arial" w:hAnsi="Arial" w:cs="Arial"/>
          <w:b/>
          <w:bCs/>
        </w:rPr>
        <w:t>Aktív időbeli elhatárolásként lehet</w:t>
      </w:r>
      <w:r>
        <w:rPr>
          <w:rFonts w:ascii="Arial" w:hAnsi="Arial" w:cs="Arial"/>
        </w:rPr>
        <w:t xml:space="preserve"> a mérlegben kimutatni a befektetett pénzügyi eszközök közé sorolt, névérték alatt beszerzett - hitelviszonyt megtestesítő, a valós értéken történő értékelés alá nem vont - kamatozó értékpapír névértéke és beszerzési értéke közötti - nyereségjellegű - különbözetből a beszerzéstől az üzleti év mérlegfordulónapjáig terjedő időszakra időarányosan jutó (a pénzügyi műveletek egyéb bevételeivel szemben elszámolt) összeget. Az elhatárolást ezen értékpapír értékesítésekor, beváltásakor, továbbá a könyvekből - egyéb jogcímen - történő kivezetése esetén kell megszüntetni, valamint akkor és olyan összegben, ha és amilyen összegben az időbelileg elhatárolt különbözet realizálása bizonytalan.</w:t>
      </w:r>
    </w:p>
    <w:p w14:paraId="28A815F2" w14:textId="77777777" w:rsidR="00B95434" w:rsidRDefault="00B95434" w:rsidP="005613AE">
      <w:pPr>
        <w:jc w:val="both"/>
        <w:rPr>
          <w:rFonts w:ascii="Arial" w:hAnsi="Arial" w:cs="Arial"/>
        </w:rPr>
      </w:pPr>
    </w:p>
    <w:p w14:paraId="535EB623" w14:textId="7652A227" w:rsidR="00B95434" w:rsidRDefault="00B95434" w:rsidP="005613AE">
      <w:pPr>
        <w:jc w:val="both"/>
        <w:rPr>
          <w:rFonts w:ascii="Arial" w:hAnsi="Arial" w:cs="Arial"/>
          <w:color w:val="0000FF"/>
        </w:rPr>
      </w:pPr>
      <w:r>
        <w:rPr>
          <w:rFonts w:ascii="Arial" w:hAnsi="Arial" w:cs="Arial"/>
          <w:b/>
          <w:bCs/>
        </w:rPr>
        <w:t>A kamatozó értékpapír névértéke és beszerzési értéke közötti</w:t>
      </w:r>
      <w:r>
        <w:rPr>
          <w:rFonts w:ascii="Arial" w:hAnsi="Arial" w:cs="Arial"/>
        </w:rPr>
        <w:t xml:space="preserve"> – nyereségjellegű  különbözetből a beszerzéstől az üzleti év mérlegfordulónapjáig terjedő időszakra időarányosan jutó (a pénzügyi műveletek egyéb bevételeivel szemben elszámolt) összeget </w:t>
      </w:r>
      <w:r>
        <w:rPr>
          <w:rFonts w:ascii="Arial" w:hAnsi="Arial" w:cs="Arial"/>
          <w:color w:val="0000FF"/>
        </w:rPr>
        <w:t xml:space="preserve">aktív időbeli elhatárolásként mutatjuk ki. </w:t>
      </w:r>
    </w:p>
    <w:p w14:paraId="2694DA13" w14:textId="77777777" w:rsidR="0081205A" w:rsidRDefault="0081205A" w:rsidP="005613AE">
      <w:pPr>
        <w:jc w:val="both"/>
        <w:rPr>
          <w:rFonts w:ascii="Arial" w:hAnsi="Arial" w:cs="Arial"/>
          <w:color w:val="FF0000"/>
        </w:rPr>
      </w:pPr>
    </w:p>
    <w:p w14:paraId="737E32A8" w14:textId="051F8DF0" w:rsidR="00B95434" w:rsidRPr="000C191C" w:rsidRDefault="00B95434" w:rsidP="005613AE">
      <w:pPr>
        <w:jc w:val="both"/>
        <w:rPr>
          <w:rFonts w:ascii="Arial" w:hAnsi="Arial" w:cs="Arial"/>
          <w:color w:val="FF0000"/>
        </w:rPr>
      </w:pPr>
      <w:r>
        <w:rPr>
          <w:rFonts w:ascii="Arial" w:hAnsi="Arial" w:cs="Arial"/>
          <w:color w:val="FF0000"/>
        </w:rPr>
        <w:t>VAGY</w:t>
      </w:r>
    </w:p>
    <w:p w14:paraId="450BB4AD" w14:textId="77777777" w:rsidR="0081205A" w:rsidRDefault="0081205A" w:rsidP="005613AE">
      <w:pPr>
        <w:jc w:val="both"/>
        <w:rPr>
          <w:rFonts w:ascii="Arial" w:hAnsi="Arial" w:cs="Arial"/>
          <w:color w:val="0000FF"/>
        </w:rPr>
      </w:pPr>
    </w:p>
    <w:p w14:paraId="4B6A3DFB" w14:textId="51575FD6" w:rsidR="00B95434" w:rsidRPr="00625812" w:rsidRDefault="00C1280E" w:rsidP="005613AE">
      <w:pPr>
        <w:jc w:val="both"/>
        <w:rPr>
          <w:rFonts w:ascii="Arial" w:hAnsi="Arial" w:cs="Arial"/>
          <w:color w:val="0000FF"/>
        </w:rPr>
      </w:pPr>
      <w:r>
        <w:rPr>
          <w:rFonts w:ascii="Arial" w:hAnsi="Arial" w:cs="Arial"/>
          <w:color w:val="0070C0"/>
        </w:rPr>
        <w:t xml:space="preserve">Vállalkozásunk nem határolja el a befektetett pénzügyi eszközök közé sorolt, névérték alatt beszerzett - hitelviszonyt megtestesítő, a valós értéken történő értékelés alá nem vont - kamatozó értékpapír névértéke és beszerzési értéke közötti - nyereségjellegű - különbözetből a beszerzéstől az üzleti év mérlegfordulónapjáig terjedő időszakra időarányosan jutó (a pénzügyi műveletek egyéb bevételeivel szemben elszámolt) összeget. </w:t>
      </w:r>
    </w:p>
    <w:p w14:paraId="45D8B634" w14:textId="77777777" w:rsidR="00B95434" w:rsidRDefault="00B95434" w:rsidP="005613AE">
      <w:pPr>
        <w:jc w:val="both"/>
        <w:rPr>
          <w:rFonts w:ascii="Arial" w:hAnsi="Arial" w:cs="Arial"/>
        </w:rPr>
      </w:pPr>
    </w:p>
    <w:p w14:paraId="25D2B193" w14:textId="0480629C" w:rsidR="00B95434" w:rsidRPr="00C34183" w:rsidRDefault="00B95434" w:rsidP="005613AE">
      <w:pPr>
        <w:jc w:val="both"/>
        <w:rPr>
          <w:rFonts w:ascii="Arial" w:hAnsi="Arial" w:cs="Arial"/>
        </w:rPr>
      </w:pPr>
      <w:r>
        <w:rPr>
          <w:rFonts w:ascii="Arial" w:hAnsi="Arial" w:cs="Arial"/>
        </w:rPr>
        <w:t xml:space="preserve">A Számviteli törvény szerint a kamatozó értékpapír névértéke és beszerzési értéke közötti a beszerzéstől az üzleti év mérlegfordulónapjáig terjedő időszakra időarányosan jutó - elszámolt értékvesztéssel csökkentett - különbözet  elhatárolására vonatkozó választási lehetőség tekintetében azonosan kell eljárni.</w:t>
      </w:r>
    </w:p>
    <w:p w14:paraId="1EF30F39" w14:textId="77777777" w:rsidR="00B95434" w:rsidRDefault="00B95434" w:rsidP="005613AE">
      <w:pPr>
        <w:jc w:val="both"/>
        <w:rPr>
          <w:rFonts w:ascii="Arial" w:hAnsi="Arial" w:cs="Arial"/>
        </w:rPr>
      </w:pPr>
    </w:p>
    <w:p w14:paraId="6D9BC7BC" w14:textId="4C53BBDC" w:rsidR="00B95434" w:rsidRPr="00BB4664" w:rsidRDefault="00B95434" w:rsidP="005613AE">
      <w:pPr>
        <w:pStyle w:val="uj"/>
        <w:pBdr>
          <w:left w:val="none" w:sz="0" w:space="0" w:color="auto"/>
        </w:pBdr>
        <w:rPr>
          <w:rFonts w:ascii="Arial" w:hAnsi="Arial" w:cs="Arial"/>
          <w:b/>
          <w:bCs/>
        </w:rPr>
      </w:pPr>
      <w:r>
        <w:rPr>
          <w:rFonts w:ascii="Arial" w:hAnsi="Arial" w:cs="Arial"/>
          <w:b/>
          <w:bCs/>
        </w:rPr>
        <w:t xml:space="preserve">Aktív időbeli elhatárolásként kell kimutatni a származékos ügyletekhez kapcsolódóan (figyelembe véve azt, hogy a valós értéken történő értékelést nem alkalmazzák)</w:t>
      </w:r>
    </w:p>
    <w:p w14:paraId="0C4A62D3" w14:textId="77777777" w:rsidR="00B95434" w:rsidRDefault="00B95434" w:rsidP="005613AE">
      <w:pPr>
        <w:pStyle w:val="uj"/>
        <w:pBdr>
          <w:left w:val="none" w:sz="0" w:space="0" w:color="auto"/>
        </w:pBdr>
        <w:rPr>
          <w:rFonts w:ascii="Arial" w:hAnsi="Arial" w:cs="Arial"/>
        </w:rPr>
      </w:pPr>
      <w:r>
        <w:rPr>
          <w:rFonts w:ascii="Arial" w:hAnsi="Arial" w:cs="Arial"/>
          <w:b/>
          <w:bCs/>
        </w:rPr>
        <w:t>a)</w:t>
      </w:r>
      <w:r>
        <w:rPr>
          <w:rFonts w:ascii="Arial" w:hAnsi="Arial" w:cs="Arial"/>
        </w:rPr>
        <w:t xml:space="preserve"> a származékos ügyletek bekerülési (beszerzési) értékét, azaz az ügylet kötése érdekében felmerült költségek (ügynöki díjak, jutalékok, opciós díjak) összegét az ügylet zárásáig;</w:t>
      </w:r>
    </w:p>
    <w:p w14:paraId="1CBDDEF1" w14:textId="77777777" w:rsidR="00B95434" w:rsidRPr="00BB4664" w:rsidRDefault="00B95434" w:rsidP="005613AE">
      <w:pPr>
        <w:pStyle w:val="uj"/>
        <w:pBdr>
          <w:left w:val="none" w:sz="0" w:space="0" w:color="auto"/>
        </w:pBdr>
        <w:rPr>
          <w:rFonts w:ascii="Arial" w:hAnsi="Arial" w:cs="Arial"/>
        </w:rPr>
      </w:pPr>
    </w:p>
    <w:p w14:paraId="3B1E966C" w14:textId="77777777" w:rsidR="00B95434" w:rsidRDefault="00B95434" w:rsidP="005613AE">
      <w:pPr>
        <w:pStyle w:val="uj"/>
        <w:pBdr>
          <w:left w:val="none" w:sz="0" w:space="0" w:color="auto"/>
        </w:pBdr>
        <w:rPr>
          <w:rFonts w:ascii="Arial" w:hAnsi="Arial" w:cs="Arial"/>
        </w:rPr>
      </w:pPr>
      <w:r>
        <w:rPr>
          <w:rFonts w:ascii="Arial" w:hAnsi="Arial" w:cs="Arial"/>
          <w:b/>
          <w:bCs/>
        </w:rPr>
        <w:t>b)</w:t>
      </w:r>
      <w:r>
        <w:rPr>
          <w:rFonts w:ascii="Arial" w:hAnsi="Arial" w:cs="Arial"/>
        </w:rPr>
        <w:t xml:space="preserve"> a fedezeti vagy nem fedezeti célú kamat swap ügyletek esetében az utolsó kamatfixálás időpontja és a fordulónap közötti időszakra az ügyletre járó kamatkülönbözetet az adott kamatperiódussal kapcsolatos elszámolásig;</w:t>
      </w:r>
    </w:p>
    <w:p w14:paraId="1F7D8308" w14:textId="77777777" w:rsidR="00B95434" w:rsidRPr="00BB4664" w:rsidRDefault="00B95434" w:rsidP="005613AE">
      <w:pPr>
        <w:pStyle w:val="uj"/>
        <w:pBdr>
          <w:left w:val="none" w:sz="0" w:space="0" w:color="auto"/>
        </w:pBdr>
        <w:rPr>
          <w:rFonts w:ascii="Arial" w:hAnsi="Arial" w:cs="Arial"/>
        </w:rPr>
      </w:pPr>
    </w:p>
    <w:p w14:paraId="2D187C8F" w14:textId="77777777" w:rsidR="00B95434" w:rsidRDefault="00B95434" w:rsidP="005613AE">
      <w:pPr>
        <w:spacing w:before="120"/>
        <w:ind w:firstLine="182"/>
        <w:jc w:val="both"/>
        <w:rPr>
          <w:rFonts w:ascii="Arial" w:hAnsi="Arial" w:cs="Arial"/>
        </w:rPr>
      </w:pPr>
      <w:r>
        <w:rPr>
          <w:rFonts w:ascii="Arial" w:hAnsi="Arial" w:cs="Arial"/>
          <w:b/>
          <w:bCs/>
        </w:rPr>
        <w:t xml:space="preserve">c) </w:t>
      </w:r>
      <w:r>
        <w:rPr>
          <w:rFonts w:ascii="Arial" w:hAnsi="Arial" w:cs="Arial"/>
        </w:rPr>
        <w:t xml:space="preserve">a mérleg fordulónapjáig le nem zárt, származékos ügyletnek minősülő, valós érték fedezeti célú, elszámolási határidős ügylet, valamint swap ügylet határidős ügyletrésze esetében az ügylet várható nyereségének (valós értékének, belső értékének) az </w:t>
        <w:lastRenderedPageBreak/>
        <w:t xml:space="preserve">ügylethez kapcsolódó aktív időbeli elhatárolásokkal csökkentett, passzív időbeli elhatárolásokkal növelt együttes összege figyelembevételével fennálló nyereségjellegű összeget, legfeljebb a fedezett alapügylet időarányos vesztesége összegéig (a hatékony fedezet erejéig);</w:t>
      </w:r>
    </w:p>
    <w:p w14:paraId="1F6F4BB3" w14:textId="77777777" w:rsidR="00B95434" w:rsidRPr="00C1280E" w:rsidRDefault="00B95434" w:rsidP="005613AE">
      <w:pPr>
        <w:spacing w:before="120"/>
        <w:ind w:firstLine="196"/>
        <w:jc w:val="both"/>
        <w:rPr>
          <w:rFonts w:ascii="Arial" w:hAnsi="Arial" w:cs="Arial"/>
        </w:rPr>
      </w:pPr>
      <w:r>
        <w:rPr>
          <w:rFonts w:ascii="Arial" w:hAnsi="Arial" w:cs="Arial"/>
          <w:b/>
          <w:bCs/>
        </w:rPr>
        <w:t>d)</w:t>
      </w:r>
      <w:r>
        <w:rPr>
          <w:rFonts w:ascii="Arial" w:hAnsi="Arial" w:cs="Arial"/>
        </w:rPr>
        <w:t xml:space="preserve"> az alapügyletnél korábban lezárult cash-flow fedezeti ügylet realizált veszteségéből a később lezáruló alapügylet várható nyereségét vagy pénzáramlását ellentételező, kiegészítő részt (a hatékony fedezetet), </w:t>
      </w:r>
    </w:p>
    <w:p w14:paraId="0BB7CC06" w14:textId="77777777" w:rsidR="00B95434" w:rsidRPr="00C1280E" w:rsidRDefault="00B95434" w:rsidP="005613AE">
      <w:pPr>
        <w:spacing w:before="120"/>
        <w:ind w:firstLine="182"/>
        <w:jc w:val="both"/>
        <w:rPr>
          <w:rFonts w:ascii="Arial" w:hAnsi="Arial" w:cs="Arial"/>
        </w:rPr>
      </w:pPr>
      <w:r>
        <w:rPr>
          <w:rFonts w:ascii="Arial" w:hAnsi="Arial" w:cs="Arial"/>
          <w:b/>
          <w:bCs/>
        </w:rPr>
        <w:t>e)</w:t>
      </w:r>
      <w:r>
        <w:rPr>
          <w:rFonts w:ascii="Arial" w:hAnsi="Arial" w:cs="Arial"/>
        </w:rPr>
        <w:t xml:space="preserve"> a már lezárult alapügyletet követően, később lezáruló cash-flow fedezeti ügylet várható nyereségének (belső értékének) az alapügylet realizált veszteségét vagy pénzáramlását ellentételező, kiegészítő részét (a hatékony fedezetet).</w:t>
      </w:r>
    </w:p>
    <w:p w14:paraId="251ACC49" w14:textId="129BDED3" w:rsidR="00B95434" w:rsidRPr="00EF56E4" w:rsidRDefault="00B95434" w:rsidP="005613AE">
      <w:pPr>
        <w:pStyle w:val="uj"/>
        <w:pBdr>
          <w:left w:val="none" w:sz="0" w:space="0" w:color="auto"/>
        </w:pBdr>
        <w:spacing w:before="120" w:after="0"/>
        <w:ind w:firstLine="0"/>
        <w:rPr>
          <w:rFonts w:ascii="Arial" w:hAnsi="Arial" w:cs="Arial"/>
        </w:rPr>
      </w:pPr>
      <w:r>
        <w:rPr>
          <w:rFonts w:ascii="Arial" w:hAnsi="Arial" w:cs="Arial"/>
        </w:rPr>
        <w:t xml:space="preserve">Aktív időbeli elhatárolásként kell továbbá kimutatnia kötelezettségekkel szemben, az eszköz vagy kötelezettség bekerülésével járó, biztos elkötelezettséget jelentő vagy előrejelzett alapügyletet fedező cash-flow fedezeti ügylet realizált hatékony eredményének, valamint a fenti d)-e) pontban elhatárolt eredményének az alapügylet zárásakor bekerülő kötelezettség értékét módosító tételként való elszámolása miatt a kötelezettség visszafizetendő összege és bekerülési értéke közötti különbözetet, ha a visszafizetendő összeg a nagyobb. Az így kimutatott aktív időbeli elhatárolást a kötelezettség kivezetésekor, a kivezetett könyv szerinti értékkel arányos összegben kell megszüntetni a pénzügyi műveletek egyéb ráfordításaival szemben.</w:t>
      </w:r>
    </w:p>
    <w:p w14:paraId="101BD8A6" w14:textId="77777777" w:rsidR="00B95434" w:rsidRPr="00385DD2" w:rsidRDefault="00B95434" w:rsidP="005613AE">
      <w:pPr>
        <w:jc w:val="both"/>
        <w:rPr>
          <w:rFonts w:ascii="Arial" w:hAnsi="Arial" w:cs="Arial"/>
        </w:rPr>
      </w:pPr>
    </w:p>
    <w:p w14:paraId="175320C3" w14:textId="77777777" w:rsidR="00B95434" w:rsidRPr="00385DD2" w:rsidRDefault="00B95434" w:rsidP="005613AE">
      <w:pPr>
        <w:jc w:val="both"/>
        <w:rPr>
          <w:rFonts w:ascii="Arial" w:hAnsi="Arial" w:cs="Arial"/>
        </w:rPr>
      </w:pPr>
      <w:r>
        <w:rPr>
          <w:rFonts w:ascii="Arial" w:hAnsi="Arial" w:cs="Arial"/>
        </w:rPr>
        <w:t xml:space="preserve">Az </w:t>
      </w:r>
      <w:r>
        <w:rPr>
          <w:rFonts w:ascii="Arial" w:hAnsi="Arial" w:cs="Arial"/>
          <w:b/>
          <w:bCs/>
        </w:rPr>
        <w:t>aktív időbeli elhatárolások között halasztott ráfordításként</w:t>
      </w:r>
      <w:r>
        <w:rPr>
          <w:rFonts w:ascii="Arial" w:hAnsi="Arial" w:cs="Arial"/>
        </w:rPr>
        <w:t xml:space="preserve"> kell kimutatni az ellentételezés nélküli tartozásátvállalás során - a tartozásátvállalás beszámolási időszakában - a véglegesen átvállalt és pénzügyileg nem rendezett kötelezettség egyéb ráfordításként elszámolt megállapodás szerinti összegét. Az elhatárolást az átvállalt kötelezettségnek a megállapodás szerinti pénzügyi rendezésekor, a teljesítésnek megfelelően kell az egyéb ráfordításokkal szemben megszüntetni.</w:t>
      </w:r>
    </w:p>
    <w:p w14:paraId="6B1CA51D" w14:textId="77777777" w:rsidR="00B95434" w:rsidRPr="00385DD2" w:rsidRDefault="00B95434" w:rsidP="005613AE">
      <w:pPr>
        <w:jc w:val="both"/>
        <w:rPr>
          <w:rFonts w:ascii="Arial" w:hAnsi="Arial" w:cs="Arial"/>
        </w:rPr>
      </w:pPr>
    </w:p>
    <w:p w14:paraId="44F7464A"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aktív időbeli elhatárolások között halasztott ráfordításként</w:t>
      </w:r>
      <w:r>
        <w:rPr>
          <w:rFonts w:ascii="Arial" w:hAnsi="Arial" w:cs="Arial"/>
        </w:rPr>
        <w:t xml:space="preserve"> elszámolható a devizaszámlán meglévő devizakészlettel nem fedezettberuházáshoz, vagyoni értékű jog beszerzéséhez, forgóeszköz finanszírozáshoz kapcsolódó külföldi pénzértékre szóló hiteltartozások, devizakötvény-kibocsátásból származó tartozások mérlegfordulónapi átértékeléséből adódóan keletkezett és a pénzügyi műveletek egyéb ráfordításai között elszámolt - árfolyamnyereséggel nem ellentételezett - árfolyamveszteség teljes összege, a pénzügyi műveletek egyéb ráfordításainak a csökkentésével szemben (nem realizált árfolyamveszteségként). A hiteltartozások, devizakötvény-kibocsátásból származó tartozások törlesztésekor - az előző időszakokban elhatárolt halmozott összegből - a törlesztőrészletre jutó - halasztott ráfordításként kimutatott - nem realizált veszteséget meg kell szüntetni, a pénzügyi műveletek egyéb ráfordításainak a növelésével (realizált árfolyamveszteség).</w:t>
      </w:r>
    </w:p>
    <w:p w14:paraId="5D506F5B" w14:textId="77777777" w:rsidR="00B95434" w:rsidRDefault="00B95434" w:rsidP="005613AE">
      <w:pPr>
        <w:jc w:val="both"/>
        <w:rPr>
          <w:rFonts w:ascii="Arial" w:hAnsi="Arial" w:cs="Arial"/>
        </w:rPr>
      </w:pPr>
    </w:p>
    <w:p w14:paraId="71CCD42A" w14:textId="19399F54" w:rsidR="00B95434" w:rsidRPr="00034779" w:rsidRDefault="00B95434" w:rsidP="005613AE">
      <w:pPr>
        <w:jc w:val="both"/>
        <w:rPr>
          <w:rFonts w:ascii="Arial" w:hAnsi="Arial" w:cs="Arial"/>
          <w:color w:val="0000FF"/>
        </w:rPr>
      </w:pPr>
      <w:r>
        <w:rPr>
          <w:rFonts w:ascii="Arial" w:hAnsi="Arial" w:cs="Arial"/>
          <w:b/>
          <w:bCs/>
        </w:rPr>
        <w:t xml:space="preserve">A devizaszámlán meglévő devizakészlettel nem fedezett, külföldi pénzértékre szóló hiteltartozások, devizakötvény-kibocsátásból származó tartozások esetén a tárgyévben, a mérlegfordulónapi értékelésből keletkezett, árfolyamnyereséggel nem ellentételezett árfolyamveszteséget </w:t>
      </w:r>
      <w:r>
        <w:rPr>
          <w:rFonts w:ascii="Arial" w:hAnsi="Arial" w:cs="Arial"/>
          <w:color w:val="0000FF"/>
        </w:rPr>
        <w:t>halasztott ráfordításként elszámoljuk.</w:t>
      </w:r>
    </w:p>
    <w:p w14:paraId="2BAA5F0D" w14:textId="77777777" w:rsidR="006D4D01" w:rsidRDefault="006D4D01" w:rsidP="005613AE">
      <w:pPr>
        <w:jc w:val="both"/>
        <w:rPr>
          <w:rFonts w:ascii="Arial" w:hAnsi="Arial" w:cs="Arial"/>
          <w:color w:val="FF0000"/>
        </w:rPr>
      </w:pPr>
    </w:p>
    <w:p w14:paraId="59F454DB" w14:textId="1F160AD5" w:rsidR="00B95434" w:rsidRPr="000C191C" w:rsidRDefault="00B95434" w:rsidP="005613AE">
      <w:pPr>
        <w:jc w:val="both"/>
        <w:rPr>
          <w:rFonts w:ascii="Arial" w:hAnsi="Arial" w:cs="Arial"/>
          <w:color w:val="FF0000"/>
        </w:rPr>
      </w:pPr>
      <w:r>
        <w:rPr>
          <w:rFonts w:ascii="Arial" w:hAnsi="Arial" w:cs="Arial"/>
          <w:color w:val="FF0000"/>
        </w:rPr>
        <w:t>VAGY</w:t>
      </w:r>
    </w:p>
    <w:p w14:paraId="67DA4FBA" w14:textId="77777777" w:rsidR="006D4D01" w:rsidRDefault="006D4D01" w:rsidP="005613AE">
      <w:pPr>
        <w:jc w:val="both"/>
        <w:rPr>
          <w:rFonts w:ascii="Arial" w:hAnsi="Arial" w:cs="Arial"/>
          <w:color w:val="0000FF"/>
        </w:rPr>
      </w:pPr>
    </w:p>
    <w:p w14:paraId="0D682A4E" w14:textId="54FF7939" w:rsidR="00B95434" w:rsidRPr="00034779" w:rsidRDefault="00B95434" w:rsidP="005613AE">
      <w:pPr>
        <w:jc w:val="both"/>
        <w:rPr>
          <w:rFonts w:ascii="Arial" w:hAnsi="Arial" w:cs="Arial"/>
          <w:color w:val="0000FF"/>
        </w:rPr>
      </w:pPr>
      <w:r>
        <w:rPr>
          <w:rFonts w:ascii="Arial" w:hAnsi="Arial" w:cs="Arial"/>
          <w:color w:val="0000FF"/>
        </w:rPr>
        <w:t>nem számoljuk el halasztott ráfordításként.</w:t>
      </w:r>
    </w:p>
    <w:p w14:paraId="702BB685" w14:textId="77777777" w:rsidR="00B95434" w:rsidRPr="00385DD2" w:rsidRDefault="00B95434" w:rsidP="005613AE">
      <w:pPr>
        <w:jc w:val="both"/>
        <w:rPr>
          <w:rFonts w:ascii="Arial" w:hAnsi="Arial" w:cs="Arial"/>
        </w:rPr>
      </w:pPr>
    </w:p>
    <w:p w14:paraId="5805F165" w14:textId="5C6A0ED9" w:rsidR="00B95434" w:rsidRPr="00385DD2" w:rsidRDefault="00B95434" w:rsidP="005613AE">
      <w:pPr>
        <w:jc w:val="both"/>
        <w:rPr>
          <w:rFonts w:ascii="Arial" w:hAnsi="Arial" w:cs="Arial"/>
        </w:rPr>
      </w:pPr>
      <w:r>
        <w:rPr>
          <w:rFonts w:ascii="Arial" w:hAnsi="Arial" w:cs="Arial"/>
          <w:b/>
          <w:bCs/>
        </w:rPr>
        <w:t>Aktív időbeli elhatárolásként</w:t>
      </w:r>
      <w:r>
        <w:rPr>
          <w:rFonts w:ascii="Arial" w:hAnsi="Arial" w:cs="Arial"/>
        </w:rPr>
        <w:t xml:space="preserve"> kell kimutatni a kölcsönbeadott értékpapír könyv szerinti értékének a - felhalmozott kamattal csökkentett - kölcsönszerződés szerinti értékét meghaladó összegét (veszteségét). Az időbeli elhatárolást akkor kell megszüntetni, amikor a kölcsönbe vevő által visszaszolgáltatott értékpapír eladásra, beváltásra, illetve egyéb ügylet keretében az állományból véglegesen kivezetésre kerül, vagy a kölcsönbe vevő megtéríti annak piaci értékét, mert az értékpapír nem kerül visszaszolgáltatásra.</w:t>
      </w:r>
    </w:p>
    <w:p w14:paraId="770A8AE0" w14:textId="77777777" w:rsidR="00B95434" w:rsidRPr="00385DD2" w:rsidRDefault="00B95434" w:rsidP="005613AE">
      <w:pPr>
        <w:jc w:val="both"/>
        <w:rPr>
          <w:rFonts w:ascii="Arial" w:hAnsi="Arial" w:cs="Arial"/>
        </w:rPr>
      </w:pPr>
    </w:p>
    <w:p w14:paraId="6A7EB5BF" w14:textId="77777777" w:rsidR="00B95434" w:rsidRDefault="00B95434" w:rsidP="005613AE">
      <w:pPr>
        <w:jc w:val="both"/>
        <w:rPr>
          <w:rFonts w:ascii="Arial" w:hAnsi="Arial" w:cs="Arial"/>
        </w:rPr>
      </w:pPr>
      <w:r>
        <w:rPr>
          <w:rFonts w:ascii="Arial" w:hAnsi="Arial" w:cs="Arial"/>
        </w:rPr>
        <w:t xml:space="preserve">Az </w:t>
      </w:r>
      <w:r>
        <w:rPr>
          <w:rFonts w:ascii="Arial" w:hAnsi="Arial" w:cs="Arial"/>
          <w:b/>
          <w:bCs/>
        </w:rPr>
        <w:t>aktív időbeli elhatárolások között halasztott ráfordításként</w:t>
      </w:r>
      <w:r>
        <w:rPr>
          <w:rFonts w:ascii="Arial" w:hAnsi="Arial" w:cs="Arial"/>
        </w:rPr>
        <w:t xml:space="preserve"> ki lehet mutatni a jogszabályi rendelkezés alapján az üzemeltetőnek térítés nélkül, véglegesen átadott eszköz (beruházás) nyilvántartás szerinti értékét. A térítés nélkül átadott eszköz (beruházás) időbelileg elhatárolt nyilvántartás szerinti értékét - az átadáskor meghatározott módon és időtartamon belül - kell a egyéb ráfordításokkal szemben megszüntetni.</w:t>
      </w:r>
    </w:p>
    <w:p w14:paraId="1A0F62B1" w14:textId="77777777" w:rsidR="00B95434" w:rsidRDefault="00B95434" w:rsidP="005613AE">
      <w:pPr>
        <w:jc w:val="both"/>
        <w:rPr>
          <w:rFonts w:ascii="Arial" w:hAnsi="Arial" w:cs="Arial"/>
        </w:rPr>
      </w:pPr>
    </w:p>
    <w:p w14:paraId="5B49CEE8" w14:textId="77777777" w:rsidR="00B95434" w:rsidRDefault="00B95434" w:rsidP="005613AE">
      <w:pPr>
        <w:pStyle w:val="uj"/>
        <w:pBdr>
          <w:left w:val="none" w:sz="0" w:space="0" w:color="auto"/>
        </w:pBdr>
        <w:ind w:firstLine="0"/>
        <w:rPr>
          <w:rFonts w:ascii="Arial" w:hAnsi="Arial" w:cs="Arial"/>
        </w:rPr>
      </w:pPr>
      <w:r>
        <w:rPr>
          <w:rFonts w:ascii="Arial" w:hAnsi="Arial" w:cs="Arial"/>
          <w:b/>
          <w:bCs/>
        </w:rPr>
        <w:t>Aktív időbeli elhatárolásként lehet kimutatni</w:t>
      </w:r>
      <w:r>
        <w:rPr>
          <w:rFonts w:ascii="Arial" w:hAnsi="Arial" w:cs="Arial"/>
        </w:rPr>
        <w:t xml:space="preserve"> a hitel, a kölcsön felvételéhez közvetlenül kapcsolódóan felmerült költségeket, beleértve a hitel, a kölcsön feltételeként előírt bankgarancia vagy hitelvizsgálat díját, a hitel igénybevétele miatt fizetett kezelési díjat és folyósítási jutalékot, amennyiben azokat nem a bekerülési érték részeként számolják el. A hitelfelvételhez kapcsolódó költségek elhatárolt összegét a hitel, a kölcsön futamideje alatt időarányosan, de legkésőbb a hitel, a kölcsön teljes összegének visszafizetésekor kell megszüntetni.</w:t>
      </w:r>
    </w:p>
    <w:p w14:paraId="3993735F" w14:textId="77777777" w:rsidR="00B95434" w:rsidRDefault="00B95434" w:rsidP="005613AE">
      <w:pPr>
        <w:pStyle w:val="uj"/>
        <w:pBdr>
          <w:left w:val="none" w:sz="0" w:space="0" w:color="auto"/>
        </w:pBdr>
        <w:ind w:firstLine="0"/>
        <w:rPr>
          <w:rFonts w:ascii="Arial" w:hAnsi="Arial" w:cs="Arial"/>
        </w:rPr>
      </w:pPr>
    </w:p>
    <w:p w14:paraId="68BDDC3A" w14:textId="52A2183B" w:rsidR="00B95434" w:rsidRPr="006D4D01" w:rsidRDefault="00B95434" w:rsidP="005613AE">
      <w:pPr>
        <w:pStyle w:val="uj"/>
        <w:pBdr>
          <w:left w:val="none" w:sz="0" w:space="0" w:color="auto"/>
        </w:pBdr>
        <w:ind w:firstLine="0"/>
        <w:rPr>
          <w:rFonts w:ascii="Arial" w:hAnsi="Arial" w:cs="Arial"/>
          <w:color w:val="0070C0"/>
        </w:rPr>
      </w:pPr>
      <w:r>
        <w:rPr>
          <w:rFonts w:ascii="Arial" w:hAnsi="Arial" w:cs="Arial"/>
          <w:color w:val="0070C0"/>
        </w:rPr>
        <w:t xml:space="preserve">Vállalkozásunk a hitelfelvétellel kapcsolatban felmerült közvetlen költségeket, amennyiben azok a bekerülési értékben nem vehetők figyelembe, </w:t>
      </w:r>
    </w:p>
    <w:p w14:paraId="06B90391" w14:textId="77777777" w:rsidR="00C1280E" w:rsidRDefault="00C1280E" w:rsidP="005613AE">
      <w:pPr>
        <w:pStyle w:val="uj"/>
        <w:pBdr>
          <w:left w:val="none" w:sz="0" w:space="0" w:color="auto"/>
        </w:pBdr>
        <w:ind w:firstLine="0"/>
        <w:rPr>
          <w:rFonts w:ascii="Arial" w:hAnsi="Arial" w:cs="Arial"/>
          <w:color w:val="0070C0"/>
        </w:rPr>
      </w:pPr>
    </w:p>
    <w:p w14:paraId="56B6794E" w14:textId="489E94A3" w:rsidR="00B95434" w:rsidRPr="006D4D01" w:rsidRDefault="00B95434" w:rsidP="005613AE">
      <w:pPr>
        <w:pStyle w:val="uj"/>
        <w:pBdr>
          <w:left w:val="none" w:sz="0" w:space="0" w:color="auto"/>
        </w:pBdr>
        <w:ind w:firstLine="0"/>
        <w:rPr>
          <w:rFonts w:ascii="Arial" w:hAnsi="Arial" w:cs="Arial"/>
          <w:color w:val="0070C0"/>
        </w:rPr>
      </w:pPr>
      <w:r>
        <w:rPr>
          <w:rFonts w:ascii="Arial" w:hAnsi="Arial" w:cs="Arial"/>
          <w:color w:val="0070C0"/>
        </w:rPr>
        <w:t>időbelileg elhatárolja</w:t>
      </w:r>
    </w:p>
    <w:p w14:paraId="4DACC785" w14:textId="77777777" w:rsidR="006D4D01" w:rsidRDefault="006D4D01" w:rsidP="005613AE">
      <w:pPr>
        <w:pStyle w:val="uj"/>
        <w:pBdr>
          <w:left w:val="none" w:sz="0" w:space="0" w:color="auto"/>
        </w:pBdr>
        <w:ind w:firstLine="0"/>
        <w:rPr>
          <w:rFonts w:ascii="Arial" w:hAnsi="Arial" w:cs="Arial"/>
          <w:color w:val="FF0000"/>
        </w:rPr>
      </w:pPr>
    </w:p>
    <w:p w14:paraId="3158962E" w14:textId="21D04326" w:rsidR="00B95434" w:rsidRPr="006D4D01" w:rsidRDefault="00B95434" w:rsidP="005613AE">
      <w:pPr>
        <w:pStyle w:val="uj"/>
        <w:pBdr>
          <w:left w:val="none" w:sz="0" w:space="0" w:color="auto"/>
        </w:pBdr>
        <w:ind w:firstLine="0"/>
        <w:rPr>
          <w:rFonts w:ascii="Arial" w:hAnsi="Arial" w:cs="Arial"/>
          <w:color w:val="FF0000"/>
        </w:rPr>
      </w:pPr>
      <w:r>
        <w:rPr>
          <w:rFonts w:ascii="Arial" w:hAnsi="Arial" w:cs="Arial"/>
          <w:color w:val="FF0000"/>
        </w:rPr>
        <w:t>VAGY</w:t>
      </w:r>
    </w:p>
    <w:p w14:paraId="01F36B97" w14:textId="77777777" w:rsidR="006D4D01" w:rsidRDefault="006D4D01" w:rsidP="005613AE">
      <w:pPr>
        <w:pStyle w:val="uj"/>
        <w:pBdr>
          <w:left w:val="none" w:sz="0" w:space="0" w:color="auto"/>
        </w:pBdr>
        <w:ind w:firstLine="0"/>
        <w:rPr>
          <w:rFonts w:ascii="Arial" w:hAnsi="Arial" w:cs="Arial"/>
          <w:color w:val="0070C0"/>
        </w:rPr>
      </w:pPr>
    </w:p>
    <w:p w14:paraId="2E862B51" w14:textId="010D9AAC" w:rsidR="00B95434" w:rsidRPr="006D4D01" w:rsidRDefault="00B95434" w:rsidP="005613AE">
      <w:pPr>
        <w:pStyle w:val="uj"/>
        <w:pBdr>
          <w:left w:val="none" w:sz="0" w:space="0" w:color="auto"/>
        </w:pBdr>
        <w:ind w:firstLine="0"/>
        <w:rPr>
          <w:rFonts w:ascii="Arial" w:hAnsi="Arial" w:cs="Arial"/>
          <w:color w:val="0070C0"/>
        </w:rPr>
      </w:pPr>
      <w:r>
        <w:rPr>
          <w:rFonts w:ascii="Arial" w:hAnsi="Arial" w:cs="Arial"/>
          <w:color w:val="0070C0"/>
        </w:rPr>
        <w:t>nem határolja el, hanem a felmerüléskor költségként számolja el.</w:t>
      </w:r>
    </w:p>
    <w:p w14:paraId="6C389CA3" w14:textId="77777777" w:rsidR="00B95434" w:rsidRDefault="00B95434" w:rsidP="005613AE">
      <w:pPr>
        <w:jc w:val="both"/>
        <w:rPr>
          <w:rFonts w:ascii="Arial" w:hAnsi="Arial" w:cs="Arial"/>
          <w:b/>
          <w:bCs/>
        </w:rPr>
      </w:pPr>
    </w:p>
    <w:p w14:paraId="2BC183CB" w14:textId="15BE2215" w:rsidR="00B95434" w:rsidRDefault="00B95434" w:rsidP="005613AE">
      <w:pPr>
        <w:jc w:val="both"/>
        <w:rPr>
          <w:rFonts w:ascii="Arial" w:hAnsi="Arial" w:cs="Arial"/>
          <w:color w:val="000000"/>
        </w:rPr>
      </w:pPr>
      <w:r>
        <w:rPr>
          <w:rFonts w:ascii="Arial" w:hAnsi="Arial" w:cs="Arial"/>
          <w:b/>
          <w:bCs/>
          <w:color w:val="000000"/>
        </w:rPr>
        <w:t>Aktív időbeli elhatárolásként lehet kimutatni</w:t>
      </w:r>
      <w:r>
        <w:rPr>
          <w:rFonts w:ascii="Arial" w:hAnsi="Arial" w:cs="Arial"/>
          <w:color w:val="000000"/>
        </w:rPr>
        <w:t xml:space="preserve"> a jogszabályi előíráson, szerződésen, megállapodáson alapuló, költség, ráfordítás ellentételezésére szolgáló támogatások, valamint a rendeltetésszerűen használatba vett immateriális javakhoz, tárgyi eszközökhöz kapcsolódó, fejlesztési célú támogatások                                                                                                                                                                                                                                                                                                                                                                                                                                                                                                                                                                                                                                                                                                                                                                                                                                                                                                                                                                                                                                                                                                                                                                                     várható, - a már felmerült költségekkel (ráfordításokkal) arányos - még el nem számolt összegét az egyéb bevételekkel szemben, amennyiben a vállalkozó bizonyítani tudja, hogy teljesíteni fogja a támogatáshoz kapcsolódó feltételeket és valószínű, hogy a támogatást meg fogja kapni. Az aktív időbeli elhatárolást a kapott támogatás elszámolásakor, illetve a támogatás meghiúsulásakor kell megszüntetni. Ha a várható támogatásként elszámolt összeg nem egyezik meg a ténylegesen megkapott összeggel, akkor nem kell önrevíziót végrehajtani azon üzleti évre, ahol a várható támogatás bevételként elszámolásra került, így a tényleges támogatás elszámolásának üzleti éve eredményét fogja módosítani a különbözet.</w:t>
      </w:r>
    </w:p>
    <w:p w14:paraId="400DC765" w14:textId="77777777" w:rsidR="006D4D01" w:rsidRDefault="006D4D01" w:rsidP="005613AE">
      <w:pPr>
        <w:jc w:val="both"/>
        <w:rPr>
          <w:rFonts w:ascii="Arial" w:hAnsi="Arial" w:cs="Arial"/>
          <w:b/>
          <w:bCs/>
          <w:color w:val="000000"/>
          <w:highlight w:val="green"/>
        </w:rPr>
      </w:pPr>
    </w:p>
    <w:p w14:paraId="6AF72A0A" w14:textId="1AD94D6B" w:rsidR="006D4D01" w:rsidRDefault="00B95434" w:rsidP="005613AE">
      <w:pPr>
        <w:jc w:val="both"/>
        <w:rPr>
          <w:rFonts w:ascii="Arial" w:hAnsi="Arial" w:cs="Arial"/>
        </w:rPr>
      </w:pPr>
      <w:r>
        <w:rPr>
          <w:rFonts w:ascii="Arial" w:hAnsi="Arial" w:cs="Arial"/>
          <w:b/>
          <w:bCs/>
          <w:color w:val="000000"/>
        </w:rPr>
        <w:t xml:space="preserve">Aktív időbeli elhatárolásként kell kimutatni </w:t>
      </w:r>
      <w:r>
        <w:rPr>
          <w:rFonts w:ascii="Arial" w:hAnsi="Arial" w:cs="Arial"/>
          <w:color w:val="000000"/>
        </w:rPr>
        <w:t xml:space="preserve">az árbevétel növelésével szemben </w:t>
      </w:r>
      <w:r>
        <w:rPr>
          <w:rFonts w:ascii="Arial" w:hAnsi="Arial" w:cs="Arial"/>
        </w:rPr>
        <w:t xml:space="preserve">a szerződés elszámolási egysége – általános forgalmi adót nem tartalmazó – teljes szerződéses ellenértékének mérlegfordulónapi teljesítési fok arányában számított </w:t>
        <w:lastRenderedPageBreak/>
        <w:t xml:space="preserve">összege azon részét, amely meghaladja a szerződés elszámolási egységével kapcsolatban az előző üzleti év(ek)ben és a tárgyévben együttesen a teljesítési fok arányában elszámolt nettó árbevételt. </w:t>
      </w:r>
    </w:p>
    <w:p w14:paraId="22620103" w14:textId="77777777" w:rsidR="006D4D01" w:rsidRDefault="006D4D01" w:rsidP="005613AE">
      <w:pPr>
        <w:jc w:val="both"/>
        <w:rPr>
          <w:rFonts w:ascii="Arial" w:hAnsi="Arial" w:cs="Arial"/>
        </w:rPr>
      </w:pPr>
    </w:p>
    <w:p w14:paraId="39E9D9D0" w14:textId="2E0C2130" w:rsidR="00B95434" w:rsidRDefault="009D59FA" w:rsidP="005613AE">
      <w:pPr>
        <w:jc w:val="both"/>
        <w:rPr>
          <w:rFonts w:ascii="Arial" w:hAnsi="Arial" w:cs="Arial"/>
        </w:rPr>
      </w:pPr>
      <w:r>
        <w:rPr>
          <w:rFonts w:ascii="Arial" w:hAnsi="Arial" w:cs="Arial"/>
        </w:rPr>
        <w:t>Nem kell ezt az időbeli elhatárolási szabályt alkalmazni, ha a szerződés elszámolási egységének tárgya terméknek nagy tömegben, sorozatban történő legyártása és a vállalkozás úgy dönt, hogy nem alkalmazza a szerződés elszámolási egységére vonatkozó szabályrendszert.</w:t>
      </w:r>
    </w:p>
    <w:p w14:paraId="5B55DCF3" w14:textId="77777777" w:rsidR="009D59FA" w:rsidRDefault="009D59FA" w:rsidP="005613AE">
      <w:pPr>
        <w:jc w:val="both"/>
        <w:rPr>
          <w:rFonts w:ascii="Arial" w:hAnsi="Arial" w:cs="Arial"/>
        </w:rPr>
      </w:pPr>
    </w:p>
    <w:p w14:paraId="080A2EB2" w14:textId="77777777" w:rsidR="009D59FA" w:rsidRPr="006D4D01" w:rsidRDefault="009D59FA" w:rsidP="005613AE">
      <w:pPr>
        <w:jc w:val="both"/>
        <w:rPr>
          <w:rFonts w:ascii="Arial" w:hAnsi="Arial" w:cs="Arial"/>
          <w:color w:val="0070C0"/>
        </w:rPr>
      </w:pPr>
      <w:r>
        <w:rPr>
          <w:rFonts w:ascii="Arial" w:hAnsi="Arial" w:cs="Arial"/>
          <w:color w:val="0070C0"/>
        </w:rPr>
        <w:t>A nagy tömegben sorozatban gyártott termékek esetében a szerződés elszámolási egységére vonatkozó szabályrendszert</w:t>
      </w:r>
    </w:p>
    <w:p w14:paraId="09AE2308" w14:textId="27C09E88" w:rsidR="00B95434" w:rsidRPr="006D4D01" w:rsidRDefault="009D59FA" w:rsidP="005613AE">
      <w:pPr>
        <w:jc w:val="both"/>
        <w:rPr>
          <w:rFonts w:ascii="Arial" w:hAnsi="Arial" w:cs="Arial"/>
          <w:color w:val="0070C0"/>
        </w:rPr>
      </w:pPr>
      <w:r>
        <w:rPr>
          <w:rFonts w:ascii="Arial" w:hAnsi="Arial" w:cs="Arial"/>
          <w:color w:val="0070C0"/>
        </w:rPr>
        <w:t>alkalmazzuk</w:t>
      </w:r>
    </w:p>
    <w:p w14:paraId="45FE33DC" w14:textId="77777777" w:rsidR="006D4D01" w:rsidRDefault="006D4D01" w:rsidP="005613AE">
      <w:pPr>
        <w:jc w:val="both"/>
        <w:rPr>
          <w:rFonts w:ascii="Arial" w:hAnsi="Arial" w:cs="Arial"/>
          <w:color w:val="0070C0"/>
        </w:rPr>
      </w:pPr>
    </w:p>
    <w:p w14:paraId="78829E81" w14:textId="1AABA5A4" w:rsidR="009D59FA" w:rsidRPr="006D4D01" w:rsidRDefault="009D59FA" w:rsidP="005613AE">
      <w:pPr>
        <w:jc w:val="both"/>
        <w:rPr>
          <w:rFonts w:ascii="Arial" w:hAnsi="Arial" w:cs="Arial"/>
          <w:color w:val="FF0000"/>
        </w:rPr>
      </w:pPr>
      <w:r>
        <w:rPr>
          <w:rFonts w:ascii="Arial" w:hAnsi="Arial" w:cs="Arial"/>
          <w:color w:val="FF0000"/>
        </w:rPr>
        <w:t>VAGY</w:t>
      </w:r>
    </w:p>
    <w:p w14:paraId="588F4DBB" w14:textId="77777777" w:rsidR="006D4D01" w:rsidRDefault="006D4D01" w:rsidP="005613AE">
      <w:pPr>
        <w:jc w:val="both"/>
        <w:rPr>
          <w:rFonts w:ascii="Arial" w:hAnsi="Arial" w:cs="Arial"/>
          <w:color w:val="0070C0"/>
        </w:rPr>
      </w:pPr>
    </w:p>
    <w:p w14:paraId="4607A855" w14:textId="6EC361E4" w:rsidR="009D59FA" w:rsidRPr="006D4D01" w:rsidRDefault="00C12C0D" w:rsidP="005613AE">
      <w:pPr>
        <w:jc w:val="both"/>
        <w:rPr>
          <w:color w:val="0070C0"/>
        </w:rPr>
      </w:pPr>
      <w:r>
        <w:rPr>
          <w:rFonts w:ascii="Arial" w:hAnsi="Arial" w:cs="Arial"/>
          <w:color w:val="0070C0"/>
        </w:rPr>
        <w:t xml:space="preserve">nem alkalmazzuk.</w:t>
      </w:r>
    </w:p>
    <w:p w14:paraId="2ED1AD41" w14:textId="77777777" w:rsidR="00B95434" w:rsidRDefault="00B95434" w:rsidP="005613AE">
      <w:pPr>
        <w:jc w:val="both"/>
        <w:rPr>
          <w:rFonts w:ascii="Arial" w:hAnsi="Arial" w:cs="Arial"/>
          <w:b/>
          <w:bCs/>
        </w:rPr>
      </w:pPr>
    </w:p>
    <w:p w14:paraId="3CF0716D" w14:textId="1D7BB81F" w:rsidR="00B95434" w:rsidRPr="00034779" w:rsidRDefault="00DE5D24" w:rsidP="005613AE">
      <w:pPr>
        <w:jc w:val="both"/>
        <w:rPr>
          <w:rFonts w:ascii="Arial" w:hAnsi="Arial" w:cs="Arial"/>
          <w:color w:val="0000FF"/>
        </w:rPr>
      </w:pPr>
      <w:r>
        <w:rPr>
          <w:rFonts w:ascii="Arial" w:hAnsi="Arial" w:cs="Arial"/>
          <w:b/>
          <w:bCs/>
        </w:rPr>
        <w:t xml:space="preserve">Az üzemeltetőnek jogszabályi rendelkezés alapján térítés nélkül, véglegesen átadott eszköz (beruházás) nyilvántartás szerinti értékét </w:t>
      </w:r>
      <w:r>
        <w:rPr>
          <w:rFonts w:ascii="Arial" w:hAnsi="Arial" w:cs="Arial"/>
          <w:color w:val="0000FF"/>
        </w:rPr>
        <w:t>halasztott ráfordításként elszámoljuk.</w:t>
      </w:r>
    </w:p>
    <w:p w14:paraId="43648E75" w14:textId="77777777" w:rsidR="006D4D01" w:rsidRDefault="006D4D01" w:rsidP="005613AE">
      <w:pPr>
        <w:jc w:val="both"/>
        <w:rPr>
          <w:rFonts w:ascii="Arial" w:hAnsi="Arial" w:cs="Arial"/>
          <w:color w:val="FF0000"/>
        </w:rPr>
      </w:pPr>
    </w:p>
    <w:p w14:paraId="6F3C4221" w14:textId="5DCE0361" w:rsidR="00B95434" w:rsidRPr="000C191C" w:rsidRDefault="00B95434" w:rsidP="005613AE">
      <w:pPr>
        <w:jc w:val="both"/>
        <w:rPr>
          <w:rFonts w:ascii="Arial" w:hAnsi="Arial" w:cs="Arial"/>
          <w:color w:val="FF0000"/>
        </w:rPr>
      </w:pPr>
      <w:r>
        <w:rPr>
          <w:rFonts w:ascii="Arial" w:hAnsi="Arial" w:cs="Arial"/>
          <w:color w:val="FF0000"/>
        </w:rPr>
        <w:t>VAGY</w:t>
      </w:r>
    </w:p>
    <w:p w14:paraId="20DDBB14" w14:textId="77777777" w:rsidR="006D4D01" w:rsidRDefault="006D4D01" w:rsidP="005613AE">
      <w:pPr>
        <w:jc w:val="both"/>
        <w:rPr>
          <w:rFonts w:ascii="Arial" w:hAnsi="Arial" w:cs="Arial"/>
          <w:color w:val="0000FF"/>
        </w:rPr>
      </w:pPr>
    </w:p>
    <w:p w14:paraId="75C1DC87" w14:textId="19E9292F" w:rsidR="00B95434" w:rsidRPr="00034779" w:rsidRDefault="00B95434" w:rsidP="005613AE">
      <w:pPr>
        <w:jc w:val="both"/>
        <w:rPr>
          <w:rFonts w:ascii="Arial" w:hAnsi="Arial" w:cs="Arial"/>
          <w:color w:val="0000FF"/>
        </w:rPr>
      </w:pPr>
      <w:r>
        <w:rPr>
          <w:rFonts w:ascii="Arial" w:hAnsi="Arial" w:cs="Arial"/>
          <w:color w:val="0000FF"/>
        </w:rPr>
        <w:t>nem számoljuk el halasztott ráfordításként.</w:t>
      </w:r>
    </w:p>
    <w:p w14:paraId="293620A7" w14:textId="77777777" w:rsidR="00B95434" w:rsidRDefault="00B95434" w:rsidP="005613AE">
      <w:pPr>
        <w:jc w:val="both"/>
        <w:rPr>
          <w:rFonts w:ascii="Arial" w:hAnsi="Arial" w:cs="Arial"/>
        </w:rPr>
      </w:pPr>
    </w:p>
    <w:p w14:paraId="1C8F7904" w14:textId="2DA7E5D8" w:rsidR="00B95434" w:rsidRDefault="00B95434" w:rsidP="005613AE">
      <w:pPr>
        <w:jc w:val="both"/>
        <w:rPr>
          <w:rFonts w:ascii="Arial" w:hAnsi="Arial" w:cs="Arial"/>
        </w:rPr>
      </w:pPr>
      <w:r>
        <w:rPr>
          <w:rFonts w:ascii="Arial" w:hAnsi="Arial" w:cs="Arial"/>
        </w:rPr>
        <w:t>Amennyiben a forgóeszközök között kimutatott hitelviszonyt megtestesítő értékpapír, tulajdoni részesedést jelentő befektetés beszerzéséhez kapcsolódóan fizetett (elszámolt), a beszerzési értékben figyelembe nem vett bizományi díj, vásárolt vételi opció díja jelentős összegű és az az értékpapír beváltásakor, értékesítésekor várhatóan megtérül, annak összegét időbelileg el lehet határolni.</w:t>
      </w:r>
    </w:p>
    <w:p w14:paraId="472259D5" w14:textId="77777777" w:rsidR="00B95434" w:rsidRDefault="00B95434" w:rsidP="005613AE">
      <w:pPr>
        <w:jc w:val="both"/>
        <w:rPr>
          <w:rFonts w:ascii="Arial" w:hAnsi="Arial" w:cs="Arial"/>
        </w:rPr>
      </w:pPr>
    </w:p>
    <w:p w14:paraId="0BDD0FE2" w14:textId="77777777" w:rsidR="00B95434" w:rsidRDefault="00B95434" w:rsidP="005613AE">
      <w:pPr>
        <w:jc w:val="both"/>
        <w:rPr>
          <w:rFonts w:ascii="Arial" w:hAnsi="Arial" w:cs="Arial"/>
        </w:rPr>
      </w:pPr>
      <w:r>
        <w:rPr>
          <w:rFonts w:ascii="Arial" w:hAnsi="Arial" w:cs="Arial"/>
        </w:rPr>
        <w:t>A bizományi díjat, vásárolt vételi opció díját jelentős összegűnek tekintjük, ha eléri a</w:t>
      </w:r>
      <w:r>
        <w:rPr>
          <w:rFonts w:ascii="Arial" w:hAnsi="Arial" w:cs="Arial"/>
          <w:color w:val="0000FF"/>
        </w:rPr>
      </w:r>
      <w:r>
        <w:rPr>
          <w:rFonts w:ascii="Arial" w:hAnsi="Arial" w:cs="Arial"/>
          <w:b/>
          <w:strike/>
          <w:color w:val="C00000"/>
          <w:highlight w:val="yellow"/>
        </w:rPr>
        <w:t>………</w:t>
      </w:r>
      <w:r>
        <w:rPr>
          <w:rFonts w:ascii="Arial" w:hAnsi="Arial" w:cs="Arial"/>
          <w:color w:val="0000FF"/>
        </w:rPr>
        <w:t>. E Ft értéket.</w:t>
      </w:r>
      <w:r>
        <w:rPr>
          <w:b/>
          <w:strike w:val="0"/>
          <w:color w:val="C00000"/>
          <w:highlight w:val="yellow"/>
        </w:rPr>
        <w:t xml:space="preserve"> [Ért 4. kérdés] </w:t>
      </w:r>
    </w:p>
    <w:p w14:paraId="42CF2F24" w14:textId="77777777" w:rsidR="006D4D01" w:rsidRDefault="006D4D01" w:rsidP="005613AE">
      <w:pPr>
        <w:jc w:val="both"/>
        <w:rPr>
          <w:rFonts w:ascii="Arial" w:hAnsi="Arial" w:cs="Arial"/>
          <w:color w:val="0000FF"/>
        </w:rPr>
      </w:pPr>
    </w:p>
    <w:p w14:paraId="3AB6F9DD" w14:textId="228E2932" w:rsidR="00B95434" w:rsidRPr="006725AB" w:rsidRDefault="00B95434" w:rsidP="005613AE">
      <w:pPr>
        <w:jc w:val="both"/>
        <w:rPr>
          <w:rFonts w:ascii="Arial" w:hAnsi="Arial" w:cs="Arial"/>
          <w:color w:val="0000FF"/>
        </w:rPr>
      </w:pPr>
      <w:r>
        <w:rPr>
          <w:rFonts w:ascii="Arial" w:hAnsi="Arial" w:cs="Arial"/>
          <w:color w:val="0000FF"/>
        </w:rPr>
        <w:t>Ha a díj ezt az összeget meghaladja, akkor azt teljes egészében időbelileg elhatároljuk.</w:t>
      </w:r>
    </w:p>
    <w:p w14:paraId="140629C7" w14:textId="77777777" w:rsidR="006D4D01" w:rsidRDefault="006D4D01" w:rsidP="005613AE">
      <w:pPr>
        <w:jc w:val="both"/>
        <w:rPr>
          <w:rFonts w:ascii="Arial" w:hAnsi="Arial" w:cs="Arial"/>
          <w:color w:val="FF0000"/>
        </w:rPr>
      </w:pPr>
    </w:p>
    <w:p w14:paraId="189C65EF" w14:textId="42D22C9C" w:rsidR="00B95434" w:rsidRPr="000C191C" w:rsidRDefault="00B95434" w:rsidP="005613AE">
      <w:pPr>
        <w:jc w:val="both"/>
        <w:rPr>
          <w:rFonts w:ascii="Arial" w:hAnsi="Arial" w:cs="Arial"/>
          <w:color w:val="FF0000"/>
        </w:rPr>
      </w:pPr>
      <w:r>
        <w:rPr>
          <w:rFonts w:ascii="Arial" w:hAnsi="Arial" w:cs="Arial"/>
          <w:color w:val="FF0000"/>
        </w:rPr>
        <w:t>VAGY</w:t>
      </w:r>
    </w:p>
    <w:p w14:paraId="4AB2B960" w14:textId="77777777" w:rsidR="006D4D01" w:rsidRDefault="006D4D01" w:rsidP="005613AE">
      <w:pPr>
        <w:jc w:val="both"/>
        <w:rPr>
          <w:rFonts w:ascii="Arial" w:hAnsi="Arial" w:cs="Arial"/>
          <w:color w:val="0000FF"/>
        </w:rPr>
      </w:pPr>
    </w:p>
    <w:p w14:paraId="42FF42B6" w14:textId="5455DFF0" w:rsidR="00B95434" w:rsidRPr="006725AB" w:rsidRDefault="00B95434" w:rsidP="005613AE">
      <w:pPr>
        <w:jc w:val="both"/>
        <w:rPr>
          <w:rFonts w:ascii="Arial" w:hAnsi="Arial" w:cs="Arial"/>
          <w:color w:val="0000FF"/>
        </w:rPr>
      </w:pPr>
      <w:r>
        <w:rPr>
          <w:rFonts w:ascii="Arial" w:hAnsi="Arial" w:cs="Arial"/>
          <w:color w:val="0000FF"/>
        </w:rPr>
        <w:t xml:space="preserve">A fenti díjak összegétől függetlenül, nem élünk az elhatárolás lehetőségével, azokat a felmerüléskor költségként, ráfordításként számoljuk el.</w:t>
      </w:r>
    </w:p>
    <w:p w14:paraId="55AF257F" w14:textId="77777777" w:rsidR="00B95434" w:rsidRPr="00385DD2" w:rsidRDefault="00B95434" w:rsidP="005613AE">
      <w:pPr>
        <w:jc w:val="both"/>
        <w:rPr>
          <w:rFonts w:ascii="Arial" w:hAnsi="Arial" w:cs="Arial"/>
        </w:rPr>
      </w:pPr>
    </w:p>
    <w:p w14:paraId="3B3E49C3" w14:textId="77777777" w:rsidR="00B95434" w:rsidRDefault="00B95434" w:rsidP="005613AE">
      <w:pPr>
        <w:jc w:val="both"/>
        <w:rPr>
          <w:rFonts w:ascii="Arial" w:hAnsi="Arial" w:cs="Arial"/>
        </w:rPr>
      </w:pPr>
    </w:p>
    <w:p w14:paraId="5FA08266" w14:textId="77777777" w:rsidR="00B95434" w:rsidRPr="006D4D01" w:rsidRDefault="00B95434" w:rsidP="005613AE">
      <w:pPr>
        <w:jc w:val="both"/>
        <w:rPr>
          <w:rFonts w:ascii="Arial" w:hAnsi="Arial" w:cs="Arial"/>
          <w:b/>
          <w:bCs/>
        </w:rPr>
      </w:pPr>
      <w:r>
        <w:rPr>
          <w:rFonts w:ascii="Arial" w:hAnsi="Arial" w:cs="Arial"/>
          <w:b/>
          <w:bCs/>
        </w:rPr>
        <w:t>FORRÁSOK</w:t>
      </w:r>
    </w:p>
    <w:p w14:paraId="2BB7649D" w14:textId="77777777" w:rsidR="00B95434" w:rsidRDefault="00B95434" w:rsidP="005613AE">
      <w:pPr>
        <w:jc w:val="both"/>
        <w:rPr>
          <w:rFonts w:ascii="Arial" w:hAnsi="Arial" w:cs="Arial"/>
        </w:rPr>
      </w:pPr>
    </w:p>
    <w:p w14:paraId="359BA18B" w14:textId="77777777" w:rsidR="00B95434" w:rsidRPr="00034779" w:rsidRDefault="00B95434" w:rsidP="005613AE">
      <w:pPr>
        <w:jc w:val="both"/>
        <w:rPr>
          <w:rFonts w:ascii="Arial" w:hAnsi="Arial" w:cs="Arial"/>
        </w:rPr>
      </w:pPr>
      <w:r>
        <w:rPr>
          <w:rFonts w:ascii="Arial" w:hAnsi="Arial" w:cs="Arial"/>
        </w:rPr>
        <w:t>A mérlegben forrásként a saját tőkét, a céltartalékokat, a kötelezettségeket és a passzív időbeli elhatárolásokat kell szerepeltetni.</w:t>
      </w:r>
    </w:p>
    <w:p w14:paraId="2E91286A" w14:textId="77777777" w:rsidR="00B95434" w:rsidRPr="00385DD2" w:rsidRDefault="00B95434" w:rsidP="005613AE">
      <w:pPr>
        <w:jc w:val="both"/>
        <w:rPr>
          <w:rFonts w:ascii="Arial" w:hAnsi="Arial" w:cs="Arial"/>
        </w:rPr>
      </w:pPr>
    </w:p>
    <w:p w14:paraId="11C838F6" w14:textId="77777777" w:rsidR="00B95434" w:rsidRPr="00385DD2" w:rsidRDefault="00B95434" w:rsidP="005613AE">
      <w:pPr>
        <w:jc w:val="both"/>
        <w:rPr>
          <w:rFonts w:ascii="Arial" w:hAnsi="Arial" w:cs="Arial"/>
        </w:rPr>
      </w:pPr>
      <w:r>
        <w:rPr>
          <w:rFonts w:ascii="Arial" w:hAnsi="Arial" w:cs="Arial"/>
          <w:b/>
          <w:bCs/>
        </w:rPr>
        <w:t>Saját tőkeként</w:t>
      </w:r>
      <w:r>
        <w:rPr>
          <w:rFonts w:ascii="Arial" w:hAnsi="Arial" w:cs="Arial"/>
        </w:rPr>
        <w:t xml:space="preserve">– ha jogszabály eltérően nem rendelkezik - a mérlegben csak olyan tőkerészt szabad kimutatni, amelyet a tulajdonos (a tag) bocsátott a vállalkozó </w:t>
        <w:lastRenderedPageBreak/>
        <w:t>rendelkezésére, vagy amelyet a tulajdonos (a tag) az adózott eredményből hagyott a vállalkozónál, továbbá az olyan tőkeösszeget, amelyet a tulajdonostól eltérő harmadik fél jogszabály alapján véglegesen juttat a Vállalkozás saját tőkéjének valamely elemébe. A saját tőke részeként kell kimutatni az értékhelyesbítés értékelési tartalékát és a valós értékelés értékelési tartalékát is.</w:t>
      </w:r>
    </w:p>
    <w:p w14:paraId="493DEFA9" w14:textId="77777777" w:rsidR="00B95434" w:rsidRPr="00385DD2" w:rsidRDefault="00B95434" w:rsidP="005613AE">
      <w:pPr>
        <w:jc w:val="both"/>
        <w:rPr>
          <w:rFonts w:ascii="Arial" w:hAnsi="Arial" w:cs="Arial"/>
        </w:rPr>
      </w:pPr>
    </w:p>
    <w:p w14:paraId="68200C5F" w14:textId="77777777" w:rsidR="00B95434" w:rsidRPr="00385DD2" w:rsidRDefault="00B95434" w:rsidP="005613AE">
      <w:pPr>
        <w:jc w:val="both"/>
        <w:rPr>
          <w:rFonts w:ascii="Arial" w:hAnsi="Arial" w:cs="Arial"/>
        </w:rPr>
      </w:pPr>
      <w:r>
        <w:rPr>
          <w:rFonts w:ascii="Arial" w:hAnsi="Arial" w:cs="Arial"/>
        </w:rPr>
        <w:t xml:space="preserve">A saját tőke a - jegyzett, de még be nem fizetett tőkével csökkentett - jegyzett tőkéből, a tőketartalékból, az eredménytartalékból, a lekötött tartalékból, az értékelési tartalékból és a tárgyév adózott eredményéből tevődik össze. </w:t>
      </w:r>
    </w:p>
    <w:p w14:paraId="30877A85" w14:textId="77777777" w:rsidR="00B95434" w:rsidRPr="00385DD2" w:rsidRDefault="00B95434" w:rsidP="005613AE">
      <w:pPr>
        <w:jc w:val="both"/>
        <w:rPr>
          <w:rFonts w:ascii="Arial" w:hAnsi="Arial" w:cs="Arial"/>
        </w:rPr>
      </w:pPr>
    </w:p>
    <w:p w14:paraId="58740A45" w14:textId="0A2C23F1" w:rsidR="00B95434" w:rsidRPr="006D4D01" w:rsidRDefault="00B95434" w:rsidP="005613AE">
      <w:pPr>
        <w:jc w:val="both"/>
        <w:rPr>
          <w:rFonts w:ascii="Arial" w:hAnsi="Arial" w:cs="Arial"/>
        </w:rPr>
      </w:pPr>
      <w:r>
        <w:rPr>
          <w:rFonts w:ascii="Arial" w:hAnsi="Arial" w:cs="Arial"/>
          <w:b/>
          <w:bCs/>
        </w:rPr>
        <w:t>Jegyzett tőke</w:t>
      </w:r>
      <w:r>
        <w:rPr>
          <w:rFonts w:ascii="Arial" w:hAnsi="Arial" w:cs="Arial"/>
        </w:rPr>
        <w:t xml:space="preserve"> részvénytársaságnál, korlátolt felelősségű társaságnál, egyéb vállalkozónál a tulajdonosok, tagok, alapítók által teljesített, teljesítendő, pénzbeli és nem pénzbeli vagyoni hozzájárulások összege, amely, ha e tekintetben cégbírósági bejegyzési kötelezettség terheli a vállalkozást, akkor a hozzájárulás bejegyzett összege</w:t>
      </w:r>
      <w:r>
        <w:rPr>
          <w:rFonts w:ascii="Arial" w:hAnsi="Arial" w:cs="Arial"/>
          <w:b/>
          <w:strike/>
          <w:color w:val="C00000"/>
          <w:highlight w:val="yellow"/>
        </w:rPr>
        <w:t>...</w:t>
      </w:r>
      <w:r>
        <w:rPr>
          <w:rFonts w:ascii="Arial" w:hAnsi="Arial" w:cs="Arial"/>
        </w:rPr>
      </w:r>
      <w:r>
        <w:rPr>
          <w:b/>
          <w:strike w:val="0"/>
          <w:color w:val="C00000"/>
          <w:highlight w:val="yellow"/>
        </w:rPr>
        <w:t xml:space="preserve"> [kézi kitöltés] </w:t>
      </w:r>
    </w:p>
    <w:p w14:paraId="76BADD9E" w14:textId="77777777" w:rsidR="00B95434" w:rsidRPr="006D4D01" w:rsidRDefault="00B95434" w:rsidP="005613AE">
      <w:pPr>
        <w:jc w:val="both"/>
        <w:rPr>
          <w:rFonts w:ascii="Arial" w:hAnsi="Arial" w:cs="Arial"/>
        </w:rPr>
      </w:pPr>
    </w:p>
    <w:p w14:paraId="79D4ED75" w14:textId="7D7CD3A6" w:rsidR="00B95434" w:rsidRPr="00385DD2" w:rsidRDefault="00B95434" w:rsidP="005613AE">
      <w:pPr>
        <w:jc w:val="both"/>
        <w:rPr>
          <w:rFonts w:ascii="Arial" w:hAnsi="Arial" w:cs="Arial"/>
        </w:rPr>
      </w:pPr>
      <w:r>
        <w:rPr>
          <w:rFonts w:ascii="Arial" w:hAnsi="Arial" w:cs="Arial"/>
        </w:rPr>
        <w:t xml:space="preserve">A vállalkozónál az alaptőke, a törzstőke, az alapítói vagyon, a vagyoni betét – tőkebevonással, illetve tőkekivonással vagy jegyzett tőkén felüli vagyonnal szemben megvalósuló -felemelése, illetve leszállítása (ideértve a visszavásárolt saját részvény, üzletrész bevonását is)miatti jegyzett tőke-változást a cégjegyzékbe való bejegyzés alapján, a bejegyzés időpontjával kell a könyvviteli nyilvántartásokban rögzíteni. A jegyzett tőke változást annak hatálybalépése napján (változás napján) kell könyvelni, ha az eltér a tőkeváltozás cégbírósági bejegyzésének napjától.</w:t>
      </w:r>
    </w:p>
    <w:p w14:paraId="78A69377" w14:textId="77777777" w:rsidR="00B95434" w:rsidRPr="00385DD2" w:rsidRDefault="00B95434" w:rsidP="005613AE">
      <w:pPr>
        <w:jc w:val="both"/>
        <w:rPr>
          <w:rFonts w:ascii="Arial" w:hAnsi="Arial" w:cs="Arial"/>
        </w:rPr>
      </w:pPr>
    </w:p>
    <w:p w14:paraId="29744713" w14:textId="77777777" w:rsidR="00B95434" w:rsidRPr="00385DD2" w:rsidRDefault="00B95434" w:rsidP="005613AE">
      <w:pPr>
        <w:jc w:val="both"/>
        <w:rPr>
          <w:rFonts w:ascii="Arial" w:hAnsi="Arial" w:cs="Arial"/>
        </w:rPr>
      </w:pPr>
      <w:r>
        <w:rPr>
          <w:rFonts w:ascii="Arial" w:hAnsi="Arial" w:cs="Arial"/>
        </w:rPr>
        <w:t xml:space="preserve">A jegyzett tőke a létesítő okiratban meghatározott, a tulajdonosok (a tagok) által tartósan rendelkezésre bocsátott - ténylegesen átadott - tőke. </w:t>
      </w:r>
    </w:p>
    <w:p w14:paraId="6CD76DB4" w14:textId="77777777" w:rsidR="00B95434" w:rsidRPr="00385DD2" w:rsidRDefault="00B95434" w:rsidP="005613AE">
      <w:pPr>
        <w:jc w:val="both"/>
        <w:rPr>
          <w:rFonts w:ascii="Arial" w:hAnsi="Arial" w:cs="Arial"/>
        </w:rPr>
      </w:pPr>
    </w:p>
    <w:p w14:paraId="1F988F60" w14:textId="77777777" w:rsidR="00B95434" w:rsidRPr="00385DD2" w:rsidRDefault="00B95434" w:rsidP="005613AE">
      <w:pPr>
        <w:jc w:val="both"/>
        <w:rPr>
          <w:rFonts w:ascii="Arial" w:hAnsi="Arial" w:cs="Arial"/>
        </w:rPr>
      </w:pPr>
      <w:r>
        <w:rPr>
          <w:rFonts w:ascii="Arial" w:hAnsi="Arial" w:cs="Arial"/>
          <w:b/>
          <w:bCs/>
        </w:rPr>
        <w:t>Jegyzett, de még be nem fizetett tőkeként</w:t>
      </w:r>
      <w:r>
        <w:rPr>
          <w:rFonts w:ascii="Arial" w:hAnsi="Arial" w:cs="Arial"/>
        </w:rPr>
        <w:t xml:space="preserve"> kell kimutatni alapításkor, illetve a jegyzett tőke emelésekor a cégbíróságon bejegyzett tőkének a tulajdonosok (a tagok) által még be nem fizetett, nem pénzbeli hozzájárulás esetén a társaság rendelkezésére még nem bocsátott összegét.</w:t>
      </w:r>
    </w:p>
    <w:p w14:paraId="3AC10874" w14:textId="77777777" w:rsidR="00B95434" w:rsidRPr="00385DD2" w:rsidRDefault="00B95434" w:rsidP="005613AE">
      <w:pPr>
        <w:jc w:val="both"/>
        <w:rPr>
          <w:rFonts w:ascii="Arial" w:hAnsi="Arial" w:cs="Arial"/>
        </w:rPr>
      </w:pPr>
    </w:p>
    <w:p w14:paraId="1A6E14EC" w14:textId="77777777" w:rsidR="00B95434" w:rsidRPr="00385DD2" w:rsidRDefault="00B95434" w:rsidP="005613AE">
      <w:pPr>
        <w:jc w:val="both"/>
        <w:rPr>
          <w:rFonts w:ascii="Arial" w:hAnsi="Arial" w:cs="Arial"/>
          <w:b/>
          <w:bCs/>
        </w:rPr>
      </w:pPr>
      <w:r>
        <w:rPr>
          <w:rFonts w:ascii="Arial" w:hAnsi="Arial" w:cs="Arial"/>
          <w:b/>
          <w:bCs/>
        </w:rPr>
        <w:t xml:space="preserve">A tőketartalék növekedéseként kell kimutatni: </w:t>
      </w:r>
    </w:p>
    <w:p w14:paraId="0C255FDA"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részvénytársaságnál a részvények kibocsátáskori, ideértve a tőkeemeléskori (jegyzési) ellenértéke és névértéke közötti különbözetet, </w:t>
      </w:r>
    </w:p>
    <w:p w14:paraId="10DAF7EE"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tulajdonosok (a tagok) által az alapításkor, illetve a tőkeemeléskor tőketartalékként (a jegyzési érték és a névérték különbözeteként) véglegesen átadott eszközök, pénzeszközök értékét, </w:t>
      </w:r>
    </w:p>
    <w:p w14:paraId="3B660EBF"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jegyzett tőke leszállítását a tőketartalékkal szemben, </w:t>
      </w:r>
    </w:p>
    <w:p w14:paraId="55509272"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szövetkezeti üzletrész-bevonás miatt képzett fel nem osztható vagyon összegét, </w:t>
      </w:r>
    </w:p>
    <w:p w14:paraId="0F0F102F"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tőketartalékból lekötött tartalék visszavezetett összegét a lekötés feloldása alapján, </w:t>
      </w:r>
    </w:p>
    <w:p w14:paraId="4FEC9CB6" w14:textId="77777777" w:rsidR="00B95434" w:rsidRDefault="00B95434">
      <w:pPr>
        <w:numPr>
          <w:ilvl w:val="0"/>
          <w:numId w:val="7"/>
        </w:numPr>
        <w:spacing w:before="120"/>
        <w:ind w:left="714" w:hanging="357"/>
        <w:jc w:val="both"/>
        <w:rPr>
          <w:rFonts w:ascii="Arial" w:hAnsi="Arial" w:cs="Arial"/>
        </w:rPr>
      </w:pPr>
      <w:r>
        <w:rPr>
          <w:rFonts w:ascii="Arial" w:hAnsi="Arial" w:cs="Arial"/>
        </w:rPr>
        <w:t xml:space="preserve">a pénzmozgással, illetve az eszközmozgással egyidejűleg a jogszabály alapján tőketartalékba helyezett pénzeszközöket, átvett eszközök értékét. </w:t>
      </w:r>
    </w:p>
    <w:p w14:paraId="303207FE" w14:textId="77777777" w:rsidR="006D4D01" w:rsidRDefault="006D4D01" w:rsidP="00891CB3">
      <w:pPr>
        <w:ind w:left="360"/>
        <w:jc w:val="both"/>
        <w:rPr>
          <w:rFonts w:ascii="Arial" w:hAnsi="Arial" w:cs="Arial"/>
        </w:rPr>
      </w:pPr>
    </w:p>
    <w:p w14:paraId="4344D074" w14:textId="4E8A7186" w:rsidR="006E338B" w:rsidRDefault="00DB5C0D" w:rsidP="00891CB3">
      <w:pPr>
        <w:ind w:left="360"/>
        <w:jc w:val="both"/>
        <w:rPr>
          <w:rFonts w:ascii="Arial" w:hAnsi="Arial" w:cs="Arial"/>
        </w:rPr>
      </w:pPr>
      <w:r>
        <w:rPr>
          <w:rFonts w:ascii="Arial" w:hAnsi="Arial" w:cs="Arial"/>
        </w:rPr>
        <w:t xml:space="preserve">Az első két jogcímen történő növekedés (a jegyzési érték és a névérték közötti különbözet miatti tőketartalék növekedés) csak akkor mutatható ki, ha azt a </w:t>
        <w:lastRenderedPageBreak/>
        <w:t>tulajdonosok, tagok pénzben, illetve más eszköz formájában ténylegesen rendelkezésre bocsátották.</w:t>
      </w:r>
    </w:p>
    <w:p w14:paraId="41FDBFEB" w14:textId="77777777" w:rsidR="00BC0C14" w:rsidRDefault="00BC0C14" w:rsidP="005613AE">
      <w:pPr>
        <w:jc w:val="both"/>
        <w:rPr>
          <w:rFonts w:ascii="Arial" w:hAnsi="Arial" w:cs="Arial"/>
          <w:b/>
          <w:bCs/>
        </w:rPr>
      </w:pPr>
    </w:p>
    <w:p w14:paraId="3EB862AD" w14:textId="77777777" w:rsidR="00B95434" w:rsidRPr="00385DD2" w:rsidRDefault="00B95434" w:rsidP="005613AE">
      <w:pPr>
        <w:jc w:val="both"/>
        <w:rPr>
          <w:rFonts w:ascii="Arial" w:hAnsi="Arial" w:cs="Arial"/>
          <w:b/>
          <w:bCs/>
        </w:rPr>
      </w:pPr>
      <w:r>
        <w:rPr>
          <w:rFonts w:ascii="Arial" w:hAnsi="Arial" w:cs="Arial"/>
          <w:b/>
          <w:bCs/>
        </w:rPr>
        <w:t xml:space="preserve">A tőketartalék csökkenéseként kell kimutatni: </w:t>
      </w:r>
    </w:p>
    <w:p w14:paraId="42AE6B8D"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jegyzett tőke emelését a szabad tőketartalékból, </w:t>
      </w:r>
    </w:p>
    <w:p w14:paraId="3860DEDC"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veszteség miatti negatív eredménytartalék ellentételezésére felhasznált összeget, </w:t>
      </w:r>
    </w:p>
    <w:p w14:paraId="77526134"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tőkekivonással megvalósított jegyzett tőke leszállításához kapcsolódó - a jegyzett tőke leszállításával arányos - tőketartalék-kivonás összegét, </w:t>
      </w:r>
    </w:p>
    <w:p w14:paraId="2E680C71"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tőketartalék lekötött tartalékba átvezetett összegét, </w:t>
      </w:r>
    </w:p>
    <w:p w14:paraId="68B20AF6" w14:textId="77777777" w:rsidR="00B95434" w:rsidRDefault="00B95434">
      <w:pPr>
        <w:numPr>
          <w:ilvl w:val="0"/>
          <w:numId w:val="8"/>
        </w:numPr>
        <w:spacing w:before="120"/>
        <w:ind w:left="714" w:hanging="357"/>
        <w:jc w:val="both"/>
        <w:rPr>
          <w:rFonts w:ascii="Arial" w:hAnsi="Arial" w:cs="Arial"/>
        </w:rPr>
      </w:pPr>
      <w:r>
        <w:rPr>
          <w:rFonts w:ascii="Arial" w:hAnsi="Arial" w:cs="Arial"/>
        </w:rPr>
        <w:t xml:space="preserve">a pénzmozgással, illetve az eszközmozgással egyidejűleg a jogszabály alapján tőketartalékkal szemben átadott pénzeszközök, eszközök értékét. </w:t>
      </w:r>
    </w:p>
    <w:p w14:paraId="115B7D40" w14:textId="38D082DD" w:rsidR="00BC0C14" w:rsidRDefault="00DB5C0D" w:rsidP="00BC0C14">
      <w:pPr>
        <w:spacing w:before="120"/>
        <w:jc w:val="both"/>
        <w:rPr>
          <w:rFonts w:ascii="Arial" w:hAnsi="Arial" w:cs="Arial"/>
        </w:rPr>
      </w:pPr>
      <w:r>
        <w:rPr>
          <w:rFonts w:ascii="Arial" w:hAnsi="Arial" w:cs="Arial"/>
        </w:rPr>
        <w:t>A tőketartalék jegyzett tőkével szembeni növekedésének és csökkenésének elszámolására a jegyzett tőke változás cégbírósági bejegyzésének napjával kerül sor, illetve, ha a változás a bejegyzés napjától eltérő időpontban hatályosul, akkor az elszámolásra ez utóbbi változás időpontjával kerül sor.</w:t>
      </w:r>
    </w:p>
    <w:p w14:paraId="7DE0B9B7" w14:textId="77777777" w:rsidR="00B95434" w:rsidRPr="00385DD2" w:rsidRDefault="00B95434" w:rsidP="005613AE">
      <w:pPr>
        <w:jc w:val="both"/>
        <w:rPr>
          <w:rFonts w:ascii="Arial" w:hAnsi="Arial" w:cs="Arial"/>
        </w:rPr>
      </w:pPr>
    </w:p>
    <w:p w14:paraId="3141ADE6" w14:textId="77777777" w:rsidR="00B95434" w:rsidRPr="00385DD2" w:rsidRDefault="00B95434" w:rsidP="005613AE">
      <w:pPr>
        <w:jc w:val="both"/>
        <w:rPr>
          <w:rFonts w:ascii="Arial" w:hAnsi="Arial" w:cs="Arial"/>
          <w:b/>
          <w:bCs/>
        </w:rPr>
      </w:pPr>
      <w:r>
        <w:rPr>
          <w:rFonts w:ascii="Arial" w:hAnsi="Arial" w:cs="Arial"/>
          <w:b/>
          <w:bCs/>
        </w:rPr>
        <w:t xml:space="preserve">Az eredménytartalék növekedéseként kell kimutatni: </w:t>
      </w:r>
    </w:p>
    <w:p w14:paraId="3FB91351"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előző üzleti év(ek) adózott eredményét (nyereségét), ideértve az ellenőrzés előző üzleti év(ek) adózott eredményét növelő módosítását (nyereségét) is, </w:t>
      </w:r>
    </w:p>
    <w:p w14:paraId="3A26DE32"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 jegyzett tőke leszállítását az eredménytartalékkal szemben, </w:t>
      </w:r>
    </w:p>
    <w:p w14:paraId="002700DB"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 veszteség miatti negatív eredménytartalék ellentételezésére felhasznált tőketartalékot, lekötött tartalékot,  </w:t>
      </w:r>
    </w:p>
    <w:p w14:paraId="7358791E" w14:textId="32391FFE" w:rsidR="00B95434" w:rsidRDefault="00B95434">
      <w:pPr>
        <w:numPr>
          <w:ilvl w:val="0"/>
          <w:numId w:val="9"/>
        </w:numPr>
        <w:spacing w:before="120"/>
        <w:ind w:left="714" w:hanging="357"/>
        <w:jc w:val="both"/>
        <w:rPr>
          <w:rFonts w:ascii="Arial" w:hAnsi="Arial" w:cs="Arial"/>
        </w:rPr>
      </w:pPr>
      <w:r>
        <w:rPr>
          <w:rFonts w:ascii="Arial" w:hAnsi="Arial" w:cs="Arial"/>
        </w:rPr>
        <w:t xml:space="preserve">a vállalkozó tulajdonosánál (tagjánál) a veszteség pótlásához nem szükséges - korábban ilyen címen adott - pótbefizetés visszakapott összegét a pénzmozgással egyidejűleg, </w:t>
      </w:r>
    </w:p>
    <w:p w14:paraId="242B7082"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eredménytartalékból lekötött tartalék visszavezetett összegét a lekötés feloldása alapján, </w:t>
      </w:r>
    </w:p>
    <w:p w14:paraId="3187EFCA" w14:textId="77777777" w:rsidR="00B95434" w:rsidRPr="00431D8D" w:rsidRDefault="00B95434">
      <w:pPr>
        <w:numPr>
          <w:ilvl w:val="0"/>
          <w:numId w:val="9"/>
        </w:numPr>
        <w:spacing w:before="120"/>
        <w:ind w:left="714" w:hanging="357"/>
        <w:jc w:val="both"/>
        <w:rPr>
          <w:rFonts w:ascii="Arial" w:hAnsi="Arial" w:cs="Arial"/>
        </w:rPr>
      </w:pPr>
      <w:r>
        <w:rPr>
          <w:rFonts w:ascii="Arial" w:hAnsi="Arial" w:cs="Arial"/>
        </w:rPr>
        <w:t xml:space="preserve">a pénzmozgással, illetve az eszközmozgással egyidejűleg a jogszabály alapján eredménytartalékba helyezett pénzeszközöket, átvett eszközök értékét,</w:t>
      </w:r>
    </w:p>
    <w:p w14:paraId="4706D393" w14:textId="548D2698" w:rsidR="006E338B" w:rsidRPr="00F53F29" w:rsidRDefault="00DB5C0D">
      <w:pPr>
        <w:numPr>
          <w:ilvl w:val="0"/>
          <w:numId w:val="9"/>
        </w:numPr>
        <w:spacing w:before="120"/>
        <w:ind w:left="714" w:hanging="357"/>
        <w:jc w:val="both"/>
        <w:rPr>
          <w:rFonts w:ascii="Arial" w:hAnsi="Arial" w:cs="Arial"/>
        </w:rPr>
      </w:pPr>
      <w:r>
        <w:rPr>
          <w:rFonts w:ascii="Arial" w:hAnsi="Arial" w:cs="Arial"/>
        </w:rPr>
        <w:t xml:space="preserve">a lekötött tartalékban kimutatott és onnan az eredménytartalékba átvezetett azon pótbefizetés összegét, amelyből származó követeléséről a vállalkozó tulajdonosa (tagja) lemond, a lemondás időpontjával,</w:t>
      </w:r>
    </w:p>
    <w:p w14:paraId="6BEF9B45" w14:textId="460E6E75" w:rsidR="00535A37" w:rsidRPr="00F53F29" w:rsidRDefault="0063749E">
      <w:pPr>
        <w:numPr>
          <w:ilvl w:val="0"/>
          <w:numId w:val="9"/>
        </w:numPr>
        <w:spacing w:before="120"/>
        <w:ind w:left="714" w:hanging="357"/>
        <w:jc w:val="both"/>
        <w:rPr>
          <w:rFonts w:ascii="Arial" w:hAnsi="Arial" w:cs="Arial"/>
        </w:rPr>
      </w:pPr>
      <w:r>
        <w:rPr>
          <w:rFonts w:ascii="Arial" w:hAnsi="Arial" w:cs="Arial"/>
        </w:rPr>
        <w:t xml:space="preserve">az osztalék miatti kötelezettség elengedett összegét, ha a jóváhagyott osztalékból származó követelését a vállalkozó tulajdonosa (tagja) elengedi, az elengedés időpontjával,</w:t>
      </w:r>
    </w:p>
    <w:p w14:paraId="6224A358" w14:textId="45BDB75D" w:rsidR="00535A37" w:rsidRDefault="00535A37">
      <w:pPr>
        <w:numPr>
          <w:ilvl w:val="0"/>
          <w:numId w:val="9"/>
        </w:numPr>
        <w:spacing w:before="120"/>
        <w:ind w:left="714" w:hanging="357"/>
        <w:jc w:val="both"/>
        <w:rPr>
          <w:rFonts w:ascii="Arial" w:hAnsi="Arial" w:cs="Arial"/>
        </w:rPr>
      </w:pPr>
      <w:r>
        <w:rPr>
          <w:rFonts w:ascii="Arial" w:hAnsi="Arial" w:cs="Arial"/>
        </w:rPr>
        <w:t xml:space="preserve">a visszavásárolt és bevont saját részvény, saját üzletrész, visszaváltható részvény névértéke és könyv szerinti értéke közötti különbözetet, ha a névérték a nagyobb.</w:t>
      </w:r>
    </w:p>
    <w:p w14:paraId="329B5BC8" w14:textId="77777777" w:rsidR="006E338B" w:rsidRDefault="006E338B" w:rsidP="00891CB3">
      <w:pPr>
        <w:spacing w:before="120"/>
        <w:ind w:left="357"/>
        <w:jc w:val="both"/>
        <w:rPr>
          <w:rFonts w:ascii="Arial" w:hAnsi="Arial" w:cs="Arial"/>
        </w:rPr>
      </w:pPr>
    </w:p>
    <w:p w14:paraId="0D1CE851" w14:textId="77777777" w:rsidR="00B95434" w:rsidRPr="00385DD2" w:rsidRDefault="00B95434" w:rsidP="005613AE">
      <w:pPr>
        <w:jc w:val="both"/>
        <w:rPr>
          <w:rFonts w:ascii="Arial" w:hAnsi="Arial" w:cs="Arial"/>
          <w:b/>
          <w:bCs/>
        </w:rPr>
      </w:pPr>
      <w:r>
        <w:rPr>
          <w:rFonts w:ascii="Arial" w:hAnsi="Arial" w:cs="Arial"/>
          <w:b/>
          <w:bCs/>
        </w:rPr>
        <w:t xml:space="preserve">Az eredménytartalék csökkenéseként kell kimutatni: </w:t>
      </w:r>
    </w:p>
    <w:p w14:paraId="29092B0B"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előző üzleti év adózott eredményét (veszteségét), ideértve az ellenőrzés előző év(ek) adózott eredményét csökkentő módosítását (veszteségét) is, </w:t>
      </w:r>
    </w:p>
    <w:p w14:paraId="5FC500A3" w14:textId="77777777" w:rsidR="00B95434" w:rsidRDefault="00B95434">
      <w:pPr>
        <w:numPr>
          <w:ilvl w:val="0"/>
          <w:numId w:val="9"/>
        </w:numPr>
        <w:spacing w:before="120"/>
        <w:ind w:left="714" w:hanging="357"/>
        <w:jc w:val="both"/>
        <w:rPr>
          <w:rFonts w:ascii="Arial" w:hAnsi="Arial" w:cs="Arial"/>
        </w:rPr>
      </w:pPr>
      <w:r>
        <w:rPr>
          <w:rFonts w:ascii="Arial" w:hAnsi="Arial" w:cs="Arial"/>
        </w:rPr>
        <w:lastRenderedPageBreak/>
        <w:t xml:space="preserve">a jegyzett tőke emelését a rendelkezésre álló szabad eredménytartalékból, </w:t>
      </w:r>
    </w:p>
    <w:p w14:paraId="23B65D89" w14:textId="77777777" w:rsidR="00B95434" w:rsidRDefault="00B95434">
      <w:pPr>
        <w:numPr>
          <w:ilvl w:val="0"/>
          <w:numId w:val="9"/>
        </w:numPr>
        <w:spacing w:before="120"/>
        <w:ind w:left="714" w:hanging="357"/>
        <w:jc w:val="both"/>
        <w:rPr>
          <w:rFonts w:ascii="Arial" w:hAnsi="Arial" w:cs="Arial"/>
        </w:rPr>
      </w:pPr>
      <w:r>
        <w:rPr>
          <w:rFonts w:ascii="Arial" w:hAnsi="Arial" w:cs="Arial"/>
        </w:rPr>
        <w:t xml:space="preserve">az eredménytartalék lekötött tartalékba átvezetett összegét, </w:t>
      </w:r>
    </w:p>
    <w:p w14:paraId="262F0EF6" w14:textId="77777777" w:rsidR="00B95434" w:rsidRDefault="00B95434">
      <w:pPr>
        <w:numPr>
          <w:ilvl w:val="0"/>
          <w:numId w:val="9"/>
        </w:numPr>
        <w:spacing w:before="120"/>
        <w:ind w:left="714" w:hanging="357"/>
        <w:jc w:val="both"/>
        <w:rPr>
          <w:rFonts w:ascii="Arial" w:hAnsi="Arial" w:cs="Arial"/>
        </w:rPr>
      </w:pPr>
      <w:r>
        <w:rPr>
          <w:rFonts w:ascii="Arial" w:hAnsi="Arial" w:cs="Arial"/>
        </w:rPr>
        <w:t>az osztalékra, részesedésre, a kamatozó részvény kamatára (ide értve az azt terhelő adót is) felhasznált összeget</w:t>
      </w:r>
    </w:p>
    <w:p w14:paraId="765DC410" w14:textId="34258387" w:rsidR="00B95434" w:rsidRDefault="00B95434">
      <w:pPr>
        <w:numPr>
          <w:ilvl w:val="0"/>
          <w:numId w:val="9"/>
        </w:numPr>
        <w:spacing w:before="120"/>
        <w:ind w:left="714" w:hanging="357"/>
        <w:jc w:val="both"/>
        <w:rPr>
          <w:rFonts w:ascii="Arial" w:hAnsi="Arial" w:cs="Arial"/>
        </w:rPr>
      </w:pPr>
      <w:r>
        <w:rPr>
          <w:rFonts w:ascii="Arial" w:hAnsi="Arial" w:cs="Arial"/>
        </w:rPr>
        <w:t xml:space="preserve">a vállalkozó tulajdonosánál (tagjánál) a vállalkozó veszteségének fedezetére teljesített - törvényi előíráson alapuló - pótbefizetés összegét a pénzmozgással egyidejűleg, </w:t>
      </w:r>
    </w:p>
    <w:p w14:paraId="06378BB5" w14:textId="77777777" w:rsidR="00B95434" w:rsidRDefault="00B95434">
      <w:pPr>
        <w:numPr>
          <w:ilvl w:val="0"/>
          <w:numId w:val="9"/>
        </w:numPr>
        <w:spacing w:before="120"/>
        <w:ind w:left="714" w:hanging="357"/>
        <w:jc w:val="both"/>
        <w:rPr>
          <w:rFonts w:ascii="Arial" w:hAnsi="Arial" w:cs="Arial"/>
        </w:rPr>
      </w:pPr>
      <w:r>
        <w:rPr>
          <w:rFonts w:ascii="Arial" w:hAnsi="Arial" w:cs="Arial"/>
        </w:rPr>
        <w:t>a tőkekivonással megvalósított jegyzett tőke leszállításához kapcsolódó - a jegyzett tőke leszállításával arányos - eredménytartalék-kivonás összegét,</w:t>
      </w:r>
    </w:p>
    <w:p w14:paraId="1BF755D4" w14:textId="77777777" w:rsidR="00B95434" w:rsidRDefault="00B95434">
      <w:pPr>
        <w:numPr>
          <w:ilvl w:val="0"/>
          <w:numId w:val="9"/>
        </w:numPr>
        <w:spacing w:before="120"/>
        <w:ind w:left="714" w:hanging="357"/>
        <w:jc w:val="both"/>
        <w:rPr>
          <w:rFonts w:ascii="Arial" w:hAnsi="Arial" w:cs="Arial"/>
        </w:rPr>
      </w:pPr>
      <w:r>
        <w:rPr>
          <w:rFonts w:ascii="Arial" w:hAnsi="Arial" w:cs="Arial"/>
        </w:rPr>
        <w:t>a pénzmozgással, illetve az eszközmozgással egyidejűleg a jogszabály alapján eredménytartalékkal szemben átadott pénzeszközök, eszközök értékét,</w:t>
      </w:r>
    </w:p>
    <w:p w14:paraId="7AA46CE5" w14:textId="77777777" w:rsidR="00535A37" w:rsidRDefault="00B95434">
      <w:pPr>
        <w:numPr>
          <w:ilvl w:val="0"/>
          <w:numId w:val="9"/>
        </w:numPr>
        <w:spacing w:before="120"/>
        <w:ind w:left="714" w:hanging="357"/>
        <w:jc w:val="both"/>
        <w:rPr>
          <w:rFonts w:ascii="Arial" w:hAnsi="Arial" w:cs="Arial"/>
        </w:rPr>
      </w:pPr>
      <w:r>
        <w:rPr>
          <w:rFonts w:ascii="Arial" w:hAnsi="Arial" w:cs="Arial"/>
        </w:rPr>
        <w:t>a jegyzett, de be nem fizetett tőke teljesítéseként átvezetett összeget</w:t>
      </w:r>
    </w:p>
    <w:p w14:paraId="10F286F4" w14:textId="77777777" w:rsidR="006E338B" w:rsidRPr="00F53F29" w:rsidRDefault="00535A37">
      <w:pPr>
        <w:numPr>
          <w:ilvl w:val="0"/>
          <w:numId w:val="9"/>
        </w:numPr>
        <w:spacing w:before="120"/>
        <w:ind w:left="714" w:hanging="357"/>
        <w:jc w:val="both"/>
        <w:rPr>
          <w:rFonts w:ascii="Arial" w:hAnsi="Arial" w:cs="Arial"/>
        </w:rPr>
      </w:pPr>
      <w:r>
        <w:rPr>
          <w:rFonts w:ascii="Arial" w:hAnsi="Arial" w:cs="Arial"/>
        </w:rPr>
        <w:t>a visszavásárolt és bevont saját részvény, saját üzletrész, visszaváltható részvény névértéke és könyv szerinti értéke közötti különbözetet, ha a könyv szerinti érték a nagyobb.</w:t>
      </w:r>
    </w:p>
    <w:p w14:paraId="432FF88F" w14:textId="77777777" w:rsidR="00B95434" w:rsidRPr="00385DD2" w:rsidRDefault="00B95434" w:rsidP="005613AE">
      <w:pPr>
        <w:jc w:val="both"/>
        <w:rPr>
          <w:rFonts w:ascii="Arial" w:hAnsi="Arial" w:cs="Arial"/>
        </w:rPr>
      </w:pPr>
    </w:p>
    <w:p w14:paraId="225F6F73" w14:textId="77777777" w:rsidR="00B95434" w:rsidRDefault="00B95434" w:rsidP="005613AE">
      <w:pPr>
        <w:jc w:val="both"/>
        <w:rPr>
          <w:rFonts w:ascii="Arial" w:hAnsi="Arial" w:cs="Arial"/>
        </w:rPr>
      </w:pPr>
      <w:r>
        <w:rPr>
          <w:rFonts w:ascii="Arial" w:hAnsi="Arial" w:cs="Arial"/>
        </w:rPr>
        <w:t xml:space="preserve">Az ellenőrzés során a mérlegkészítés időpontjáig megállapított - az előző üzleti év(ek)re vonatkozó - jelentős összegű hibák elkülönítetten kimutatott eredményre gyakorolt hatásának összegét (adózott eredményét) az eredménytartalékot növelő-csökkentő tételként a hiba megállapításának üzleti évében kell elszámolni.  </w:t>
      </w:r>
    </w:p>
    <w:p w14:paraId="6EB448FC" w14:textId="77777777" w:rsidR="006A2A8F" w:rsidRDefault="006A2A8F" w:rsidP="005613AE">
      <w:pPr>
        <w:jc w:val="both"/>
        <w:rPr>
          <w:rFonts w:ascii="Arial" w:hAnsi="Arial" w:cs="Arial"/>
        </w:rPr>
      </w:pPr>
    </w:p>
    <w:p w14:paraId="2DA157A0" w14:textId="77777777" w:rsidR="00B95434" w:rsidRPr="00385DD2" w:rsidRDefault="00B95434" w:rsidP="005613AE">
      <w:pPr>
        <w:jc w:val="both"/>
        <w:rPr>
          <w:rFonts w:ascii="Arial" w:hAnsi="Arial" w:cs="Arial"/>
        </w:rPr>
      </w:pPr>
      <w:r>
        <w:rPr>
          <w:rFonts w:ascii="Arial" w:hAnsi="Arial" w:cs="Arial"/>
        </w:rPr>
        <w:t xml:space="preserve">A lekötött tartalék a tőketartalékból, az eredménytartalékból, illetve bizonyos esetben a jegyzett tőkéből lekötött összegeket és a kapott pótbefizetés összegét foglalja magában.</w:t>
      </w:r>
    </w:p>
    <w:p w14:paraId="21AB64ED" w14:textId="77777777" w:rsidR="00B95434" w:rsidRPr="00385DD2" w:rsidRDefault="00B95434" w:rsidP="005613AE">
      <w:pPr>
        <w:jc w:val="both"/>
        <w:rPr>
          <w:rFonts w:ascii="Arial" w:hAnsi="Arial" w:cs="Arial"/>
        </w:rPr>
      </w:pPr>
    </w:p>
    <w:p w14:paraId="474B9CBB" w14:textId="77777777" w:rsidR="00B95434" w:rsidRPr="00385DD2" w:rsidRDefault="00B95434" w:rsidP="005613AE">
      <w:pPr>
        <w:jc w:val="both"/>
        <w:rPr>
          <w:rFonts w:ascii="Arial" w:hAnsi="Arial" w:cs="Arial"/>
          <w:b/>
          <w:bCs/>
        </w:rPr>
      </w:pPr>
      <w:r>
        <w:rPr>
          <w:rFonts w:ascii="Arial" w:hAnsi="Arial" w:cs="Arial"/>
          <w:b/>
          <w:bCs/>
        </w:rPr>
        <w:t xml:space="preserve">A tőketartalékból kell lekötni és a lekötött tartalékba átvezetni: </w:t>
      </w:r>
    </w:p>
    <w:p w14:paraId="3AC89A76" w14:textId="77777777" w:rsidR="00B95434" w:rsidRDefault="00B95434">
      <w:pPr>
        <w:numPr>
          <w:ilvl w:val="0"/>
          <w:numId w:val="10"/>
        </w:numPr>
        <w:spacing w:before="120"/>
        <w:ind w:left="714" w:hanging="357"/>
        <w:jc w:val="both"/>
        <w:rPr>
          <w:rFonts w:ascii="Arial" w:hAnsi="Arial" w:cs="Arial"/>
        </w:rPr>
      </w:pPr>
      <w:r>
        <w:rPr>
          <w:rFonts w:ascii="Arial" w:hAnsi="Arial" w:cs="Arial"/>
        </w:rPr>
        <w:t xml:space="preserve">szövetkezetnél a fel nem osztható vagyon értékét, </w:t>
      </w:r>
    </w:p>
    <w:p w14:paraId="3CDA6341" w14:textId="77777777" w:rsidR="00B95434" w:rsidRDefault="00B95434">
      <w:pPr>
        <w:numPr>
          <w:ilvl w:val="0"/>
          <w:numId w:val="10"/>
        </w:numPr>
        <w:spacing w:before="120"/>
        <w:ind w:left="714" w:hanging="357"/>
        <w:jc w:val="both"/>
        <w:rPr>
          <w:rFonts w:ascii="Arial" w:hAnsi="Arial" w:cs="Arial"/>
        </w:rPr>
      </w:pPr>
      <w:r>
        <w:rPr>
          <w:rFonts w:ascii="Arial" w:hAnsi="Arial" w:cs="Arial"/>
        </w:rPr>
        <w:t xml:space="preserve">a más jogszabály szerint vagy a vállalkozó saját elhatározása alapján lekötött - kötelezettségek fedezetét jelentő - tartalékot, </w:t>
      </w:r>
    </w:p>
    <w:p w14:paraId="211E8BE8" w14:textId="77777777" w:rsidR="00B95434" w:rsidRDefault="00B95434">
      <w:pPr>
        <w:numPr>
          <w:ilvl w:val="0"/>
          <w:numId w:val="10"/>
        </w:numPr>
        <w:spacing w:before="120"/>
        <w:ind w:left="714" w:hanging="357"/>
        <w:jc w:val="both"/>
        <w:rPr>
          <w:rFonts w:ascii="Arial" w:hAnsi="Arial" w:cs="Arial"/>
        </w:rPr>
      </w:pPr>
      <w:r>
        <w:rPr>
          <w:rFonts w:ascii="Arial" w:hAnsi="Arial" w:cs="Arial"/>
        </w:rPr>
        <w:t xml:space="preserve">a tőketartalékba helyezett összeg azon részét, amelyet a jogszabályban, szerződésben, megállapodásban rögzített feltételek nem teljesítése esetén részben vagy egészen vissza kell fizetni.  </w:t>
      </w:r>
    </w:p>
    <w:p w14:paraId="2BEA0E36" w14:textId="77777777" w:rsidR="00B95434" w:rsidRPr="00385DD2" w:rsidRDefault="00B95434" w:rsidP="005613AE">
      <w:pPr>
        <w:jc w:val="both"/>
        <w:rPr>
          <w:rFonts w:ascii="Arial" w:hAnsi="Arial" w:cs="Arial"/>
        </w:rPr>
      </w:pPr>
    </w:p>
    <w:p w14:paraId="4D2FF9AB" w14:textId="77777777" w:rsidR="00B95434" w:rsidRPr="00385DD2" w:rsidRDefault="00B95434" w:rsidP="005613AE">
      <w:pPr>
        <w:jc w:val="both"/>
        <w:rPr>
          <w:rFonts w:ascii="Arial" w:hAnsi="Arial" w:cs="Arial"/>
          <w:b/>
          <w:bCs/>
        </w:rPr>
      </w:pPr>
      <w:r>
        <w:rPr>
          <w:rFonts w:ascii="Arial" w:hAnsi="Arial" w:cs="Arial"/>
          <w:b/>
          <w:bCs/>
        </w:rPr>
        <w:t xml:space="preserve">Az eredménytartalékból kell lekötni és a lekötött tartalékba átvezetni: </w:t>
      </w:r>
    </w:p>
    <w:p w14:paraId="4489FCF9" w14:textId="77777777" w:rsidR="00B95434" w:rsidRDefault="00B95434">
      <w:pPr>
        <w:numPr>
          <w:ilvl w:val="0"/>
          <w:numId w:val="11"/>
        </w:numPr>
        <w:spacing w:before="120"/>
        <w:jc w:val="both"/>
        <w:rPr>
          <w:rFonts w:ascii="Arial" w:hAnsi="Arial" w:cs="Arial"/>
        </w:rPr>
      </w:pPr>
      <w:r>
        <w:rPr>
          <w:rFonts w:ascii="Arial" w:hAnsi="Arial" w:cs="Arial"/>
        </w:rPr>
        <w:t xml:space="preserve">a visszavásárolt saját részvények, saját üzletrészek, továbbá a visszaváltható részvények könyv szerinti értékét,   </w:t>
      </w:r>
    </w:p>
    <w:p w14:paraId="17104005" w14:textId="251C7976" w:rsidR="006A2A8F" w:rsidRPr="005613AE" w:rsidRDefault="006A2A8F">
      <w:pPr>
        <w:numPr>
          <w:ilvl w:val="0"/>
          <w:numId w:val="11"/>
        </w:numPr>
        <w:spacing w:before="120"/>
        <w:jc w:val="both"/>
        <w:rPr>
          <w:rFonts w:ascii="Arial" w:hAnsi="Arial" w:cs="Arial"/>
        </w:rPr>
      </w:pPr>
      <w:r>
        <w:rPr>
          <w:rFonts w:ascii="Arial" w:hAnsi="Arial" w:cs="Arial"/>
        </w:rPr>
        <w:t>a halasztott adókövetelés mérleg szerinti értékét,</w:t>
      </w:r>
    </w:p>
    <w:p w14:paraId="7CBAACDA" w14:textId="77777777" w:rsidR="00B95434" w:rsidRDefault="00B95434">
      <w:pPr>
        <w:numPr>
          <w:ilvl w:val="0"/>
          <w:numId w:val="11"/>
        </w:numPr>
        <w:spacing w:before="120"/>
        <w:jc w:val="both"/>
        <w:rPr>
          <w:rFonts w:ascii="Arial" w:hAnsi="Arial" w:cs="Arial"/>
        </w:rPr>
      </w:pPr>
      <w:r>
        <w:rPr>
          <w:rFonts w:ascii="Arial" w:hAnsi="Arial" w:cs="Arial"/>
        </w:rPr>
        <w:t xml:space="preserve">az alapítás-átszervezés aktivált értékéből, továbbá a kísérleti fejlesztés aktivált értékéből még le nem írt összeget, </w:t>
      </w:r>
    </w:p>
    <w:p w14:paraId="20862394" w14:textId="77777777" w:rsidR="00B95434" w:rsidRDefault="00B95434">
      <w:pPr>
        <w:numPr>
          <w:ilvl w:val="0"/>
          <w:numId w:val="11"/>
        </w:numPr>
        <w:spacing w:before="120"/>
        <w:jc w:val="both"/>
        <w:rPr>
          <w:rFonts w:ascii="Arial" w:hAnsi="Arial" w:cs="Arial"/>
        </w:rPr>
      </w:pPr>
      <w:r>
        <w:rPr>
          <w:rFonts w:ascii="Arial" w:hAnsi="Arial" w:cs="Arial"/>
        </w:rPr>
        <w:t xml:space="preserve">a devizatartozások elhatárolt nem realizált árfolyamvesztesége és a hozzákapcsolódó céltartalék különbözetének összegét,  </w:t>
      </w:r>
    </w:p>
    <w:p w14:paraId="550FAC52" w14:textId="77777777" w:rsidR="00B95434" w:rsidRDefault="00B95434">
      <w:pPr>
        <w:numPr>
          <w:ilvl w:val="0"/>
          <w:numId w:val="11"/>
        </w:numPr>
        <w:spacing w:before="120"/>
        <w:ind w:left="714" w:hanging="357"/>
        <w:jc w:val="both"/>
        <w:rPr>
          <w:rFonts w:ascii="Arial" w:hAnsi="Arial" w:cs="Arial"/>
        </w:rPr>
      </w:pPr>
      <w:r>
        <w:rPr>
          <w:rFonts w:ascii="Arial" w:hAnsi="Arial" w:cs="Arial"/>
        </w:rPr>
        <w:t xml:space="preserve">a lekötendő tőketartalékot, ha arra a tőketartalék nem nyújt fedezetet, </w:t>
      </w:r>
    </w:p>
    <w:p w14:paraId="5552B189" w14:textId="1E339D46" w:rsidR="00B95434" w:rsidRDefault="00B95434">
      <w:pPr>
        <w:numPr>
          <w:ilvl w:val="0"/>
          <w:numId w:val="11"/>
        </w:numPr>
        <w:spacing w:before="120"/>
        <w:ind w:left="714" w:hanging="357"/>
        <w:jc w:val="both"/>
        <w:rPr>
          <w:rFonts w:ascii="Arial" w:hAnsi="Arial" w:cs="Arial"/>
        </w:rPr>
      </w:pPr>
      <w:r>
        <w:rPr>
          <w:rFonts w:ascii="Arial" w:hAnsi="Arial" w:cs="Arial"/>
        </w:rPr>
        <w:lastRenderedPageBreak/>
        <w:t xml:space="preserve">a vállalkozó tulajdonosánál (tagjánál) a veszteség fedezetére - az arra illetékes testület által megszavazott, de még nem teljesített - fizetendő pótbefizetés összegét,</w:t>
      </w:r>
    </w:p>
    <w:p w14:paraId="6071B640" w14:textId="324A8EAA" w:rsidR="00683579" w:rsidRDefault="00B95434">
      <w:pPr>
        <w:numPr>
          <w:ilvl w:val="0"/>
          <w:numId w:val="11"/>
        </w:numPr>
        <w:spacing w:before="120"/>
        <w:ind w:left="714" w:hanging="357"/>
        <w:jc w:val="both"/>
        <w:rPr>
          <w:rFonts w:ascii="Arial" w:hAnsi="Arial" w:cs="Arial"/>
        </w:rPr>
      </w:pPr>
      <w:r>
        <w:rPr>
          <w:rFonts w:ascii="Arial" w:hAnsi="Arial" w:cs="Arial"/>
        </w:rPr>
        <w:t xml:space="preserve">más jogszabály szerint vagy a vállalkozó saját elhatározása alapján lekötött - kötelezettségek fedezetét jelentő vagy saját céljait szolgáló – tartalékot.</w:t>
      </w:r>
    </w:p>
    <w:p w14:paraId="05699B28" w14:textId="77777777" w:rsidR="00B95434" w:rsidRPr="00385DD2" w:rsidRDefault="00B95434" w:rsidP="005613AE">
      <w:pPr>
        <w:jc w:val="both"/>
        <w:rPr>
          <w:rFonts w:ascii="Arial" w:hAnsi="Arial" w:cs="Arial"/>
        </w:rPr>
      </w:pPr>
    </w:p>
    <w:p w14:paraId="3F720235" w14:textId="3D2547FE" w:rsidR="00B95434" w:rsidRPr="00385DD2" w:rsidRDefault="00B95434" w:rsidP="005613AE">
      <w:pPr>
        <w:jc w:val="both"/>
        <w:rPr>
          <w:rFonts w:ascii="Arial" w:hAnsi="Arial" w:cs="Arial"/>
        </w:rPr>
      </w:pPr>
      <w:r>
        <w:rPr>
          <w:rFonts w:ascii="Arial" w:hAnsi="Arial" w:cs="Arial"/>
          <w:b/>
          <w:bCs/>
        </w:rPr>
        <w:t>Lekötött tartalékként kell kimutatni</w:t>
      </w:r>
      <w:r>
        <w:rPr>
          <w:rFonts w:ascii="Arial" w:hAnsi="Arial" w:cs="Arial"/>
        </w:rPr>
        <w:t xml:space="preserve"> a vállalkozónál a veszteségek fedezetére kapott pótbefizetés összegét, a pótbefizetés visszafizetéséig, elszámolása a pénzmozgással egyidejűleg történik.</w:t>
      </w:r>
    </w:p>
    <w:p w14:paraId="13CB7955" w14:textId="77777777" w:rsidR="00B95434" w:rsidRPr="00385DD2" w:rsidRDefault="00B95434" w:rsidP="005613AE">
      <w:pPr>
        <w:jc w:val="both"/>
        <w:rPr>
          <w:rFonts w:ascii="Arial" w:hAnsi="Arial" w:cs="Arial"/>
        </w:rPr>
      </w:pPr>
    </w:p>
    <w:p w14:paraId="7FFA6FB1" w14:textId="77777777" w:rsidR="00B95434" w:rsidRPr="00385DD2" w:rsidRDefault="00B95434" w:rsidP="005613AE">
      <w:pPr>
        <w:jc w:val="both"/>
        <w:rPr>
          <w:rFonts w:ascii="Arial" w:hAnsi="Arial" w:cs="Arial"/>
        </w:rPr>
      </w:pPr>
      <w:r>
        <w:rPr>
          <w:rFonts w:ascii="Arial" w:hAnsi="Arial" w:cs="Arial"/>
        </w:rPr>
        <w:t xml:space="preserve">A lekötött tartalék feloldását a tőketartalékkal, illetve az eredménytartalékkal szemben kell elszámolni, annak függvényében, hogy a feloldott tartalék a tőketartalékból, illetve az eredménytartalékból került-e lekötésre. </w:t>
      </w:r>
    </w:p>
    <w:p w14:paraId="459BD3E2" w14:textId="77777777" w:rsidR="00B95434" w:rsidRPr="00385DD2" w:rsidRDefault="00B95434" w:rsidP="005613AE">
      <w:pPr>
        <w:jc w:val="both"/>
        <w:rPr>
          <w:rFonts w:ascii="Arial" w:hAnsi="Arial" w:cs="Arial"/>
        </w:rPr>
      </w:pPr>
    </w:p>
    <w:p w14:paraId="061C653D" w14:textId="5A47B2A3" w:rsidR="00B95434" w:rsidRPr="00385DD2" w:rsidRDefault="00B95434" w:rsidP="005613AE">
      <w:pPr>
        <w:jc w:val="both"/>
        <w:rPr>
          <w:rFonts w:ascii="Arial" w:hAnsi="Arial" w:cs="Arial"/>
        </w:rPr>
      </w:pPr>
      <w:r>
        <w:rPr>
          <w:rFonts w:ascii="Arial" w:hAnsi="Arial" w:cs="Arial"/>
        </w:rPr>
        <w:t xml:space="preserve">Amennyiben jogszabály rendelkezése alapján a vállalkozó jegyzett tőkéjét a lekötött tartalék javára - az alaptőke terhére képzett tartalékként - szállították le, akkor a tőkeleszállítás cégjegyzékbe történt bejegyzése időpontjával a tőkeleszállítás összegét a lekötött tartalékba kell átvezetni.</w:t>
      </w:r>
    </w:p>
    <w:p w14:paraId="0A648A5D" w14:textId="77777777" w:rsidR="00B95434" w:rsidRPr="00385DD2" w:rsidRDefault="00B95434" w:rsidP="005613AE">
      <w:pPr>
        <w:jc w:val="both"/>
        <w:rPr>
          <w:rFonts w:ascii="Arial" w:hAnsi="Arial" w:cs="Arial"/>
        </w:rPr>
      </w:pPr>
    </w:p>
    <w:p w14:paraId="4E1CC3E9" w14:textId="77777777" w:rsidR="00B95434" w:rsidRDefault="00B95434" w:rsidP="005613AE">
      <w:pPr>
        <w:jc w:val="both"/>
        <w:rPr>
          <w:rFonts w:ascii="Arial" w:hAnsi="Arial" w:cs="Arial"/>
        </w:rPr>
      </w:pPr>
      <w:r>
        <w:rPr>
          <w:rFonts w:ascii="Arial" w:hAnsi="Arial" w:cs="Arial"/>
        </w:rPr>
        <w:t>A lekötött tartalék növekedéseként, illetve csökkenéseként kell kimutatni a pénzmozgással, illetve az eszközmozgással egyidejűleg a külön jogszabály alapján a lekötött tartalékkal szemben átvett, illetve átadott pénzeszközök, egyéb eszközök értékét. A külön jogszabály alapján átvett lekötött tartalék feloldását - a külön jogszabály eltérő rendelkezése hiányában - az eredménytartalékkal szemben kell elszámolni.</w:t>
      </w:r>
    </w:p>
    <w:p w14:paraId="4094AF57" w14:textId="77777777" w:rsidR="00B95434" w:rsidRDefault="00B95434" w:rsidP="005613AE">
      <w:pPr>
        <w:jc w:val="both"/>
        <w:rPr>
          <w:rFonts w:ascii="Arial" w:hAnsi="Arial" w:cs="Arial"/>
        </w:rPr>
      </w:pPr>
    </w:p>
    <w:p w14:paraId="23177373" w14:textId="23678341" w:rsidR="00B95434" w:rsidRPr="00F53F29" w:rsidRDefault="00B95434" w:rsidP="005613AE">
      <w:pPr>
        <w:jc w:val="both"/>
        <w:rPr>
          <w:rFonts w:ascii="Arial" w:hAnsi="Arial" w:cs="Arial"/>
        </w:rPr>
      </w:pPr>
      <w:r>
        <w:rPr>
          <w:rFonts w:ascii="Arial" w:hAnsi="Arial" w:cs="Arial"/>
        </w:rPr>
        <w:t xml:space="preserve">A vállalkozónál a lekötött tartalékban kimutatott pótbefizetés összegét az eredménytartalék javára kell átvezetni, amennyiben a gazdasági társaság tulajdonosa (tagja) a pótbefizetésből származó követeléséről lemond, a lemondás időpontjával.</w:t>
      </w:r>
    </w:p>
    <w:p w14:paraId="55B4CA42" w14:textId="77777777" w:rsidR="0047471C" w:rsidRPr="00F53F29" w:rsidRDefault="0047471C" w:rsidP="005613AE">
      <w:pPr>
        <w:jc w:val="both"/>
        <w:rPr>
          <w:rFonts w:ascii="Arial" w:hAnsi="Arial" w:cs="Arial"/>
        </w:rPr>
      </w:pPr>
    </w:p>
    <w:p w14:paraId="13C02AC2" w14:textId="77777777" w:rsidR="0047471C" w:rsidRPr="00891CB3" w:rsidRDefault="00DB5C0D" w:rsidP="0047471C">
      <w:pPr>
        <w:pStyle w:val="Pa9"/>
        <w:jc w:val="both"/>
        <w:rPr>
          <w:rFonts w:ascii="Arial" w:hAnsi="Arial" w:cs="Arial"/>
          <w:color w:val="000000"/>
        </w:rPr>
      </w:pPr>
      <w:r>
        <w:rPr>
          <w:rFonts w:ascii="Arial" w:hAnsi="Arial" w:cs="Arial"/>
          <w:color w:val="000000"/>
        </w:rPr>
        <w:t xml:space="preserve">A lekötött tartalékban kell kimutatni az adófizetési kötelezettség elszámolásáig az átalakulással közvetlenül összefüggően keletkező, a jogutódot terhelő adófizetési kötelezettségre annak vagyonmérlegében elkülönített összeget, ha arra más módon nem képeztek fedezetet.</w:t>
      </w:r>
    </w:p>
    <w:p w14:paraId="4E3513B7" w14:textId="77777777" w:rsidR="0047471C" w:rsidRPr="00891CB3" w:rsidRDefault="0047471C" w:rsidP="0047471C">
      <w:pPr>
        <w:pStyle w:val="Pa9"/>
        <w:jc w:val="both"/>
        <w:rPr>
          <w:rFonts w:ascii="Arial" w:hAnsi="Arial" w:cs="Arial"/>
          <w:color w:val="000000"/>
        </w:rPr>
      </w:pPr>
    </w:p>
    <w:p w14:paraId="4F563333" w14:textId="77777777" w:rsidR="00B95434" w:rsidRPr="00385DD2" w:rsidRDefault="00B95434" w:rsidP="005613AE">
      <w:pPr>
        <w:jc w:val="both"/>
        <w:rPr>
          <w:rFonts w:ascii="Arial" w:hAnsi="Arial" w:cs="Arial"/>
        </w:rPr>
      </w:pPr>
    </w:p>
    <w:p w14:paraId="38F70DD6" w14:textId="77777777" w:rsidR="00B95434" w:rsidRPr="00385DD2" w:rsidRDefault="00B95434" w:rsidP="005613AE">
      <w:pPr>
        <w:jc w:val="both"/>
        <w:rPr>
          <w:rFonts w:ascii="Arial" w:hAnsi="Arial" w:cs="Arial"/>
          <w:b/>
          <w:bCs/>
        </w:rPr>
      </w:pPr>
      <w:r>
        <w:rPr>
          <w:rFonts w:ascii="Arial" w:hAnsi="Arial" w:cs="Arial"/>
          <w:b/>
          <w:bCs/>
        </w:rPr>
        <w:t>Értékelési tartalékként, és azon belül elkülönítetten kell kimutatni</w:t>
      </w:r>
    </w:p>
    <w:p w14:paraId="78DA8A34" w14:textId="77777777" w:rsidR="00B95434" w:rsidRDefault="00B95434">
      <w:pPr>
        <w:numPr>
          <w:ilvl w:val="0"/>
          <w:numId w:val="12"/>
        </w:numPr>
        <w:spacing w:before="120"/>
        <w:ind w:left="714" w:hanging="357"/>
        <w:jc w:val="both"/>
        <w:rPr>
          <w:rFonts w:ascii="Arial" w:hAnsi="Arial" w:cs="Arial"/>
        </w:rPr>
      </w:pPr>
      <w:r>
        <w:rPr>
          <w:rFonts w:ascii="Arial" w:hAnsi="Arial" w:cs="Arial"/>
        </w:rPr>
        <w:t xml:space="preserve">a piaci értékelés alapján meghatározott értékhelyesbítés összegét az értékhelyesbítés értékelési tartalékaként, továbbá </w:t>
      </w:r>
    </w:p>
    <w:p w14:paraId="72F4E752" w14:textId="77777777" w:rsidR="00B95434" w:rsidRDefault="00B95434">
      <w:pPr>
        <w:numPr>
          <w:ilvl w:val="0"/>
          <w:numId w:val="12"/>
        </w:numPr>
        <w:spacing w:before="120"/>
        <w:ind w:left="714" w:hanging="357"/>
        <w:jc w:val="both"/>
        <w:rPr>
          <w:rFonts w:ascii="Arial" w:hAnsi="Arial" w:cs="Arial"/>
        </w:rPr>
      </w:pPr>
      <w:r>
        <w:rPr>
          <w:rFonts w:ascii="Arial" w:hAnsi="Arial" w:cs="Arial"/>
        </w:rPr>
        <w:t>a valós értéken történő értékelés alapján a saját tőkével szemben elszámolt értékelési különbözetet a valós értékelés értékelési tartalékaként.</w:t>
      </w:r>
    </w:p>
    <w:p w14:paraId="385B2D80" w14:textId="77777777" w:rsidR="00B95434" w:rsidRPr="00385DD2" w:rsidRDefault="00B95434" w:rsidP="005613AE">
      <w:pPr>
        <w:jc w:val="both"/>
        <w:rPr>
          <w:rFonts w:ascii="Arial" w:hAnsi="Arial" w:cs="Arial"/>
        </w:rPr>
      </w:pPr>
    </w:p>
    <w:p w14:paraId="1CED52F5" w14:textId="77777777" w:rsidR="00B95434" w:rsidRPr="00385DD2" w:rsidRDefault="00B95434" w:rsidP="005613AE">
      <w:pPr>
        <w:jc w:val="both"/>
        <w:rPr>
          <w:rFonts w:ascii="Arial" w:hAnsi="Arial" w:cs="Arial"/>
        </w:rPr>
      </w:pPr>
      <w:r>
        <w:rPr>
          <w:rFonts w:ascii="Arial" w:hAnsi="Arial" w:cs="Arial"/>
        </w:rPr>
        <w:t>Az előző üzleti évi adózott eredménnyel kiegészített szabad eredménytartalék akkor fizethető ki osztalékként, részesedésként, a kamatozó részvény tulajdonosának kamatként, ha a lekötött tartalékkal, továbbá a pozitív értékelési tartalékkal csökkentett saját tőke összege az osztalék, a részesedés, a kamatozó részvény kamatának figyelembevétele (kifizetése) után sem csökken a jegyzett tőke összege alá.</w:t>
      </w:r>
    </w:p>
    <w:p w14:paraId="5794311B" w14:textId="77777777" w:rsidR="00B95434" w:rsidRPr="00385DD2" w:rsidRDefault="00B95434" w:rsidP="005613AE">
      <w:pPr>
        <w:jc w:val="both"/>
        <w:rPr>
          <w:rFonts w:ascii="Arial" w:hAnsi="Arial" w:cs="Arial"/>
        </w:rPr>
      </w:pPr>
    </w:p>
    <w:p w14:paraId="6B2CCA2C" w14:textId="55231679" w:rsidR="00B95434" w:rsidRPr="00385DD2" w:rsidRDefault="00B95434" w:rsidP="005613AE">
      <w:pPr>
        <w:jc w:val="both"/>
        <w:rPr>
          <w:rFonts w:ascii="Arial" w:hAnsi="Arial" w:cs="Arial"/>
        </w:rPr>
      </w:pPr>
      <w:r>
        <w:rPr>
          <w:rFonts w:ascii="Arial" w:hAnsi="Arial" w:cs="Arial"/>
          <w:b/>
          <w:bCs/>
        </w:rPr>
        <w:lastRenderedPageBreak/>
        <w:t>Osztalékelőlegként</w:t>
      </w:r>
      <w:r>
        <w:rPr>
          <w:rFonts w:ascii="Arial" w:hAnsi="Arial" w:cs="Arial"/>
        </w:rPr>
        <w:t xml:space="preserve"> - a más jogszabályban előírt egyéb feltételek mellett - csak akkor fizethető ki a közbenső mérlegben kimutatott adózott eredménnyel kiegészített eredménytartalék, ha a lekötött tartalékkal, továbbá a pozitív értékelési tartalékkal csökkentett - a közbenső mérlegben kimutatott - saját tőke összege az osztalékelőleg megállapított összegének figyelembevételével sem csökken a jegyzett tőke összege alá.</w:t>
      </w:r>
    </w:p>
    <w:p w14:paraId="3054F35F" w14:textId="77777777" w:rsidR="00B95434" w:rsidRPr="000D1673" w:rsidRDefault="00B95434" w:rsidP="005613AE">
      <w:pPr>
        <w:jc w:val="both"/>
        <w:rPr>
          <w:rFonts w:ascii="Arial" w:hAnsi="Arial" w:cs="Arial"/>
        </w:rPr>
      </w:pPr>
    </w:p>
    <w:p w14:paraId="460940E1" w14:textId="77777777" w:rsidR="00B95434" w:rsidRPr="000D1673" w:rsidRDefault="00B95434" w:rsidP="005613AE">
      <w:pPr>
        <w:jc w:val="both"/>
        <w:rPr>
          <w:rFonts w:ascii="Arial" w:hAnsi="Arial" w:cs="Arial"/>
        </w:rPr>
      </w:pPr>
      <w:r>
        <w:rPr>
          <w:rFonts w:ascii="Arial" w:hAnsi="Arial" w:cs="Arial"/>
          <w:b/>
          <w:bCs/>
        </w:rPr>
        <w:t>A jegyzett tőkének a jegyzett tőkén felüli saját tőke terhére történő emelésére</w:t>
      </w:r>
      <w:r>
        <w:rPr>
          <w:rFonts w:ascii="Arial" w:hAnsi="Arial" w:cs="Arial"/>
        </w:rPr>
        <w:t xml:space="preserve"> akkor és oly mértékben kerülhet sor, ha</w:t>
      </w:r>
    </w:p>
    <w:p w14:paraId="6C0AC882" w14:textId="77777777" w:rsidR="00B95434" w:rsidRDefault="00B95434">
      <w:pPr>
        <w:numPr>
          <w:ilvl w:val="0"/>
          <w:numId w:val="12"/>
        </w:numPr>
        <w:spacing w:before="120"/>
        <w:ind w:left="714" w:hanging="357"/>
        <w:jc w:val="both"/>
        <w:rPr>
          <w:rFonts w:ascii="Arial" w:hAnsi="Arial" w:cs="Arial"/>
        </w:rPr>
      </w:pPr>
      <w:r>
        <w:rPr>
          <w:rFonts w:ascii="Arial" w:hAnsi="Arial" w:cs="Arial"/>
        </w:rPr>
        <w:t>a legutolsó beszámolóval lezárt üzleti év mérlegében, vagy</w:t>
      </w:r>
    </w:p>
    <w:p w14:paraId="74BB1C15" w14:textId="77777777" w:rsidR="00B95434" w:rsidRDefault="00B95434">
      <w:pPr>
        <w:numPr>
          <w:ilvl w:val="0"/>
          <w:numId w:val="12"/>
        </w:numPr>
        <w:spacing w:before="120"/>
        <w:ind w:left="714" w:hanging="357"/>
        <w:jc w:val="both"/>
        <w:rPr>
          <w:rFonts w:ascii="Arial" w:hAnsi="Arial" w:cs="Arial"/>
        </w:rPr>
      </w:pPr>
      <w:r>
        <w:rPr>
          <w:rFonts w:ascii="Arial" w:hAnsi="Arial" w:cs="Arial"/>
        </w:rPr>
        <w:t>a közbenső mérlegben (illetve egyéb, az alapul szolgáló beszámoló mérlegében)</w:t>
      </w:r>
    </w:p>
    <w:p w14:paraId="49315162" w14:textId="77777777" w:rsidR="00B95434" w:rsidRDefault="00B95434" w:rsidP="005613AE">
      <w:pPr>
        <w:jc w:val="both"/>
        <w:rPr>
          <w:rFonts w:ascii="Arial" w:hAnsi="Arial" w:cs="Arial"/>
        </w:rPr>
      </w:pPr>
    </w:p>
    <w:p w14:paraId="040BEAE8" w14:textId="77777777" w:rsidR="00B95434" w:rsidRPr="000D1673" w:rsidRDefault="00B95434" w:rsidP="005613AE">
      <w:pPr>
        <w:jc w:val="both"/>
        <w:rPr>
          <w:rFonts w:ascii="Arial" w:hAnsi="Arial" w:cs="Arial"/>
        </w:rPr>
      </w:pPr>
      <w:r>
        <w:rPr>
          <w:rFonts w:ascii="Arial" w:hAnsi="Arial" w:cs="Arial"/>
        </w:rPr>
        <w:t>kimutatott tőketartalék, valamint az – osztalékként, részesedésként, kamatozó részvény kamataként, illetve osztalékelőlegként figyelembe nem vett – adózott eredménnyel kiegészített szabad eredménytartalék arra fedezetet nyújt és a tőkeemelést követően a jegyzett tőke összege nem haladja meg a lekötött tartalékkal, továbbá a pozitív értékelési tartalékkal csökkentett saját tőke összegét.</w:t>
      </w:r>
    </w:p>
    <w:p w14:paraId="583F72A3" w14:textId="77777777" w:rsidR="00B95434" w:rsidRPr="000D1673" w:rsidRDefault="00B95434" w:rsidP="005613AE">
      <w:pPr>
        <w:jc w:val="both"/>
        <w:rPr>
          <w:rFonts w:ascii="Arial" w:hAnsi="Arial" w:cs="Arial"/>
        </w:rPr>
      </w:pPr>
    </w:p>
    <w:p w14:paraId="151DC570" w14:textId="3E221332" w:rsidR="00B95434" w:rsidRPr="00106309" w:rsidRDefault="00B95434" w:rsidP="005613AE">
      <w:pPr>
        <w:jc w:val="both"/>
        <w:rPr>
          <w:rFonts w:ascii="Arial" w:hAnsi="Arial" w:cs="Arial"/>
        </w:rPr>
      </w:pPr>
      <w:r>
        <w:rPr>
          <w:rFonts w:ascii="Arial" w:hAnsi="Arial" w:cs="Arial"/>
          <w:b/>
          <w:bCs/>
        </w:rPr>
        <w:t>Az adózás előtti eredmény terhére céltartalékot kell képezni</w:t>
      </w:r>
      <w:r>
        <w:rPr>
          <w:rFonts w:ascii="Arial" w:hAnsi="Arial" w:cs="Arial"/>
        </w:rPr>
        <w:t xml:space="preserve"> - a szükséges mértékben - azokra a múltbeli, illetve a folyamatban lévő ügyletekből, szerződésekből származó, harmadik felekkel szembeni fizetési kötelezettségekre amelyek a mérlegfordulónapon valószínű vagy bizonyos, hogy fennállnak, de összegük vagy esedékességük időpontja még bizonytalan, és azokra a vállalkozó a szükséges fedezetet más módon nem biztosította. Ideértendők különösen a jogszabályban meghatározott garanciális kötelezettség, a függő kötelezettség, a biztos (jövőbeni) kötelezettség, a  korhatár előtti ellátás, a végkielégítés miatti fizetési kötelezettség, a környezetvédelmi kötelezettség, valamint a megkötött szerződésből vagy annak elszámolási egységéből várható veszteség.</w:t>
      </w:r>
    </w:p>
    <w:p w14:paraId="322C1495" w14:textId="77777777" w:rsidR="00B95434" w:rsidRPr="00106309" w:rsidRDefault="00B95434" w:rsidP="005613AE">
      <w:pPr>
        <w:jc w:val="both"/>
        <w:rPr>
          <w:rFonts w:ascii="Arial" w:hAnsi="Arial" w:cs="Arial"/>
        </w:rPr>
      </w:pPr>
    </w:p>
    <w:p w14:paraId="601E6920" w14:textId="77777777" w:rsidR="00B95434" w:rsidRPr="00385DD2" w:rsidRDefault="00B95434" w:rsidP="005613AE">
      <w:pPr>
        <w:jc w:val="both"/>
        <w:rPr>
          <w:rFonts w:ascii="Arial" w:hAnsi="Arial" w:cs="Arial"/>
        </w:rPr>
      </w:pPr>
      <w:r>
        <w:rPr>
          <w:rFonts w:ascii="Arial" w:hAnsi="Arial" w:cs="Arial"/>
          <w:b/>
          <w:bCs/>
        </w:rPr>
        <w:t>Az adózás előtti eredmény terhére</w:t>
      </w:r>
      <w:r>
        <w:rPr>
          <w:rFonts w:ascii="Arial" w:hAnsi="Arial" w:cs="Arial"/>
        </w:rPr>
        <w:t xml:space="preserve"> - a valós eredmény megállapítása érdekében a szükséges mértékben - </w:t>
      </w:r>
      <w:r>
        <w:rPr>
          <w:rFonts w:ascii="Arial" w:hAnsi="Arial" w:cs="Arial"/>
          <w:b/>
          <w:bCs/>
        </w:rPr>
        <w:t>céltartalék képezhető</w:t>
      </w:r>
      <w:r>
        <w:rPr>
          <w:rFonts w:ascii="Arial" w:hAnsi="Arial" w:cs="Arial"/>
        </w:rPr>
        <w:t xml:space="preserve"> az olyan várható, jelentős és időszakonként ismétlődő jövőbeni költségekre (különösen a fenntartási, az átszervezési költségekre, a környezetvédelemmel kapcsolatos költségekre), amelyekről a mérlegfordulónapon feltételezhető vagy bizonyos, hogy a jövőben felmerülnek, de összegük vagy felmerülésük időpontja még bizonytalan és nem sorolhatók a passzív időbeli elhatárolások közé.</w:t>
      </w:r>
    </w:p>
    <w:p w14:paraId="09B3D808" w14:textId="77777777" w:rsidR="00B95434" w:rsidRDefault="00B95434" w:rsidP="005613AE">
      <w:pPr>
        <w:jc w:val="both"/>
        <w:rPr>
          <w:rFonts w:ascii="Arial" w:hAnsi="Arial" w:cs="Arial"/>
        </w:rPr>
      </w:pPr>
    </w:p>
    <w:p w14:paraId="5373517E" w14:textId="6930B152" w:rsidR="00B95434" w:rsidRPr="00E32A3D" w:rsidRDefault="00B95434" w:rsidP="005613AE">
      <w:pPr>
        <w:jc w:val="both"/>
        <w:rPr>
          <w:rFonts w:ascii="Arial" w:hAnsi="Arial" w:cs="Arial"/>
          <w:color w:val="0000FF"/>
        </w:rPr>
      </w:pPr>
      <w:r>
        <w:rPr>
          <w:rFonts w:ascii="Arial" w:hAnsi="Arial" w:cs="Arial"/>
          <w:b/>
          <w:bCs/>
        </w:rPr>
        <w:t xml:space="preserve">A jövőbeni </w:t>
      </w:r>
      <w:r>
        <w:rPr>
          <w:rFonts w:ascii="Arial" w:hAnsi="Arial" w:cs="Arial"/>
          <w:color w:val="0000FF"/>
        </w:rPr>
        <w:t xml:space="preserve">költségekre </w:t>
      </w:r>
      <w:r>
        <w:rPr>
          <w:rFonts w:ascii="Arial" w:hAnsi="Arial" w:cs="Arial"/>
          <w:b/>
          <w:strike/>
          <w:color w:val="C00000"/>
          <w:highlight w:val="yellow"/>
        </w:rPr>
        <w:t>…</w:t>
      </w:r>
      <w:r>
        <w:rPr>
          <w:rFonts w:ascii="Arial" w:hAnsi="Arial" w:cs="Arial"/>
          <w:color w:val="0000FF"/>
        </w:rPr>
        <w:t xml:space="preserve">  céltartalékot képezünk, amennyiben azok összege jelentős</w:t>
      </w:r>
      <w:r>
        <w:rPr>
          <w:b/>
          <w:strike w:val="0"/>
          <w:color w:val="C00000"/>
          <w:highlight w:val="yellow"/>
        </w:rPr>
        <w:t xml:space="preserve"> [Szv 96. kérdés] </w:t>
      </w:r>
    </w:p>
    <w:p w14:paraId="0A0A3D85" w14:textId="77777777" w:rsidR="00B95434" w:rsidRDefault="00B95434" w:rsidP="005613AE">
      <w:pPr>
        <w:jc w:val="both"/>
        <w:rPr>
          <w:rFonts w:ascii="Arial" w:hAnsi="Arial" w:cs="Arial"/>
          <w:color w:val="FF0000"/>
        </w:rPr>
      </w:pPr>
    </w:p>
    <w:p w14:paraId="45E6DCA0"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4AAC0A3" w14:textId="77777777" w:rsidR="00B95434" w:rsidRDefault="00B95434" w:rsidP="005613AE">
      <w:pPr>
        <w:jc w:val="both"/>
        <w:rPr>
          <w:rFonts w:ascii="Arial" w:hAnsi="Arial" w:cs="Arial"/>
          <w:color w:val="0000FF"/>
        </w:rPr>
      </w:pPr>
    </w:p>
    <w:p w14:paraId="65AD173D" w14:textId="3023AD98" w:rsidR="00B95434" w:rsidRPr="00E32A3D" w:rsidRDefault="00B95434" w:rsidP="005613AE">
      <w:pPr>
        <w:jc w:val="both"/>
        <w:rPr>
          <w:rFonts w:ascii="Arial" w:hAnsi="Arial" w:cs="Arial"/>
          <w:color w:val="0000FF"/>
        </w:rPr>
      </w:pPr>
      <w:r>
        <w:rPr>
          <w:rFonts w:ascii="Arial" w:hAnsi="Arial" w:cs="Arial"/>
          <w:color w:val="0000FF"/>
        </w:rPr>
        <w:t xml:space="preserve">nem képezünk céltartalékot akkor sem, ha azok összege jelentős.</w:t>
      </w:r>
    </w:p>
    <w:p w14:paraId="3C6159D3" w14:textId="77777777" w:rsidR="00B95434" w:rsidRPr="00E32A3D" w:rsidRDefault="00B95434" w:rsidP="005613AE">
      <w:pPr>
        <w:jc w:val="both"/>
        <w:rPr>
          <w:rFonts w:ascii="Arial" w:hAnsi="Arial" w:cs="Arial"/>
        </w:rPr>
      </w:pPr>
    </w:p>
    <w:p w14:paraId="7DBFC53F" w14:textId="4A54A026" w:rsidR="00B95434" w:rsidRPr="00E32A3D" w:rsidRDefault="00B95434" w:rsidP="005613AE">
      <w:pPr>
        <w:jc w:val="both"/>
        <w:rPr>
          <w:rFonts w:ascii="Arial" w:hAnsi="Arial" w:cs="Arial"/>
        </w:rPr>
      </w:pPr>
      <w:r>
        <w:rPr>
          <w:rFonts w:ascii="Arial" w:hAnsi="Arial" w:cs="Arial"/>
          <w:b/>
          <w:bCs/>
        </w:rPr>
        <w:t xml:space="preserve">A képezhető céltartalék szempontjából a költségeket jelentősnek minősítjük, ha azok összege eléri a</w:t>
      </w:r>
      <w:r>
        <w:rPr>
          <w:rFonts w:ascii="Arial" w:hAnsi="Arial" w:cs="Arial"/>
          <w:color w:val="0000FF"/>
        </w:rPr>
      </w:r>
      <w:r>
        <w:rPr>
          <w:rFonts w:ascii="Arial" w:hAnsi="Arial" w:cs="Arial"/>
          <w:b/>
          <w:strike/>
          <w:color w:val="C00000"/>
          <w:highlight w:val="yellow"/>
        </w:rPr>
        <w:t>………</w:t>
      </w:r>
      <w:r>
        <w:rPr>
          <w:rFonts w:ascii="Arial" w:hAnsi="Arial" w:cs="Arial"/>
          <w:color w:val="0000FF"/>
        </w:rPr>
        <w:t>. E Ft értéket</w:t>
      </w:r>
      <w:r>
        <w:rPr>
          <w:rFonts w:ascii="Arial" w:hAnsi="Arial" w:cs="Arial"/>
        </w:rPr>
        <w:t>.</w:t>
      </w:r>
      <w:r>
        <w:rPr>
          <w:b/>
          <w:strike w:val="0"/>
          <w:color w:val="C00000"/>
          <w:highlight w:val="yellow"/>
        </w:rPr>
        <w:t xml:space="preserve"> [Szv 96. kérdés] </w:t>
      </w:r>
    </w:p>
    <w:p w14:paraId="40FEFAAC" w14:textId="77777777" w:rsidR="00B95434" w:rsidRDefault="00B95434" w:rsidP="005613AE">
      <w:pPr>
        <w:jc w:val="both"/>
        <w:rPr>
          <w:rFonts w:ascii="Arial" w:hAnsi="Arial" w:cs="Arial"/>
        </w:rPr>
      </w:pPr>
    </w:p>
    <w:p w14:paraId="10E36AD5" w14:textId="7B1D4B2F" w:rsidR="00B95434" w:rsidRDefault="00B95434" w:rsidP="005613AE">
      <w:pPr>
        <w:jc w:val="both"/>
        <w:rPr>
          <w:rFonts w:ascii="Arial" w:hAnsi="Arial" w:cs="Arial"/>
        </w:rPr>
      </w:pPr>
      <w:r>
        <w:rPr>
          <w:rFonts w:ascii="Arial" w:hAnsi="Arial" w:cs="Arial"/>
        </w:rPr>
        <w:t xml:space="preserve">A  devizakötelezettségek árfolyamveszteségéhez kapcsolódó halasztott ráfordítás alkalmazása esetén a számviteli törvény céltartalékot kell képezni az időbelileg </w:t>
        <w:lastRenderedPageBreak/>
        <w:t xml:space="preserve">elhatárolt nem realizált árfolyamveszteségnek a devizatartozás (hitel-, illetve kötvénytartozás) már eltelt futamideje és a figyelembe vehető futamideje arányában. A fenti arány számításakor a nevezőben a figyelembe vehető futamidő nem lehet hosszabb, mint a tartozás teljes futamideje, illetve a tárgyi eszköz, vagyoni értékű jog – amortizációnál figyelembe vett – várható élettartama, ha az rövidebb, minta devizatartozás teljes futamideje.  </w:t>
      </w:r>
    </w:p>
    <w:p w14:paraId="7F8638C1" w14:textId="77777777" w:rsidR="00B95434" w:rsidRDefault="00B95434" w:rsidP="005613AE">
      <w:pPr>
        <w:jc w:val="both"/>
        <w:rPr>
          <w:rFonts w:ascii="Arial" w:hAnsi="Arial" w:cs="Arial"/>
        </w:rPr>
      </w:pPr>
    </w:p>
    <w:p w14:paraId="5B3C39F9" w14:textId="5193A042" w:rsidR="00B95434" w:rsidRPr="00261477" w:rsidRDefault="00B95434" w:rsidP="005613AE">
      <w:pPr>
        <w:jc w:val="both"/>
        <w:rPr>
          <w:rFonts w:ascii="Arial" w:hAnsi="Arial" w:cs="Arial"/>
          <w:color w:val="0000FF"/>
        </w:rPr>
      </w:pPr>
      <w:r>
        <w:rPr>
          <w:rFonts w:ascii="Arial" w:hAnsi="Arial" w:cs="Arial"/>
          <w:b/>
          <w:bCs/>
        </w:rPr>
        <w:t xml:space="preserve">A figyelembe vett futamidő </w:t>
      </w:r>
      <w:r>
        <w:rPr>
          <w:rFonts w:ascii="Arial" w:hAnsi="Arial" w:cs="Arial"/>
          <w:color w:val="0000FF"/>
        </w:rPr>
        <w:t xml:space="preserve">megegyezik a törvény által megengedett maximális időtartammal.</w:t>
      </w:r>
    </w:p>
    <w:p w14:paraId="3088FB05" w14:textId="77777777" w:rsidR="00B95434" w:rsidRDefault="00B95434" w:rsidP="005613AE">
      <w:pPr>
        <w:jc w:val="both"/>
        <w:rPr>
          <w:rFonts w:ascii="Arial" w:hAnsi="Arial" w:cs="Arial"/>
          <w:color w:val="FF0000"/>
        </w:rPr>
      </w:pPr>
    </w:p>
    <w:p w14:paraId="1212C86F" w14:textId="77777777" w:rsidR="00B95434" w:rsidRPr="000C191C" w:rsidRDefault="00B95434" w:rsidP="005613AE">
      <w:pPr>
        <w:jc w:val="both"/>
        <w:rPr>
          <w:rFonts w:ascii="Arial" w:hAnsi="Arial" w:cs="Arial"/>
          <w:color w:val="FF0000"/>
        </w:rPr>
      </w:pPr>
      <w:r>
        <w:rPr>
          <w:rFonts w:ascii="Arial" w:hAnsi="Arial" w:cs="Arial"/>
          <w:color w:val="FF0000"/>
        </w:rPr>
        <w:t>VAGY</w:t>
      </w:r>
    </w:p>
    <w:p w14:paraId="75A00717" w14:textId="77777777" w:rsidR="00B95434" w:rsidRDefault="00B95434" w:rsidP="005613AE">
      <w:pPr>
        <w:jc w:val="both"/>
        <w:rPr>
          <w:rFonts w:ascii="Arial" w:hAnsi="Arial" w:cs="Arial"/>
          <w:color w:val="0000FF"/>
        </w:rPr>
      </w:pPr>
    </w:p>
    <w:p w14:paraId="173CE31C" w14:textId="3F4E4C86" w:rsidR="00B95434" w:rsidRPr="006725AB" w:rsidRDefault="00B95434" w:rsidP="005613AE">
      <w:pPr>
        <w:jc w:val="both"/>
        <w:rPr>
          <w:rFonts w:ascii="Arial" w:hAnsi="Arial" w:cs="Arial"/>
          <w:color w:val="0000FF"/>
        </w:rPr>
      </w:pPr>
      <w:r>
        <w:rPr>
          <w:rFonts w:ascii="Arial" w:hAnsi="Arial" w:cs="Arial"/>
          <w:color w:val="0000FF"/>
        </w:rPr>
        <w:t xml:space="preserve">a törvény által megengedett maximális időtartamnál esetenként rövidebb  futamidővel számolunk és ezt jegyzőkönyvben rögzítjük.</w:t>
      </w:r>
    </w:p>
    <w:p w14:paraId="15E1766D" w14:textId="77777777" w:rsidR="00B95434" w:rsidRPr="00385DD2" w:rsidRDefault="00B95434" w:rsidP="005613AE">
      <w:pPr>
        <w:jc w:val="both"/>
        <w:rPr>
          <w:rFonts w:ascii="Arial" w:hAnsi="Arial" w:cs="Arial"/>
        </w:rPr>
      </w:pPr>
    </w:p>
    <w:p w14:paraId="0588F17E" w14:textId="77777777" w:rsidR="00B95434" w:rsidRPr="00E32A3D" w:rsidRDefault="00B95434" w:rsidP="005613AE">
      <w:pPr>
        <w:jc w:val="both"/>
        <w:rPr>
          <w:rFonts w:ascii="Arial" w:hAnsi="Arial" w:cs="Arial"/>
        </w:rPr>
      </w:pPr>
      <w:r>
        <w:rPr>
          <w:rFonts w:ascii="Arial" w:hAnsi="Arial" w:cs="Arial"/>
        </w:rPr>
        <w:t xml:space="preserve">Céltartalék a szokásos üzleti tevékenység rendszeresen és folyamatosan felmerülő költségeire nem képezhető. </w:t>
      </w:r>
    </w:p>
    <w:p w14:paraId="71A52398" w14:textId="77777777" w:rsidR="00B95434" w:rsidRPr="00385DD2" w:rsidRDefault="00B95434" w:rsidP="005613AE">
      <w:pPr>
        <w:jc w:val="both"/>
        <w:rPr>
          <w:rFonts w:ascii="Arial" w:hAnsi="Arial" w:cs="Arial"/>
        </w:rPr>
      </w:pPr>
    </w:p>
    <w:p w14:paraId="67538098" w14:textId="77777777" w:rsidR="00B95434" w:rsidRPr="00385DD2" w:rsidRDefault="00B95434" w:rsidP="005613AE">
      <w:pPr>
        <w:jc w:val="both"/>
        <w:rPr>
          <w:rFonts w:ascii="Arial" w:hAnsi="Arial" w:cs="Arial"/>
        </w:rPr>
      </w:pPr>
      <w:r>
        <w:rPr>
          <w:rFonts w:ascii="Arial" w:hAnsi="Arial" w:cs="Arial"/>
        </w:rPr>
        <w:t>Külön törvény, illetve kormányrendelet további egyéb céltartalék-képzési kötelezettséget, illetve lehetőséget is előírhat. Ez esetben a céltartalék képzésének és felhasználásának elszámolása során a külön törvényben, illetve kormányrendeletben meghatározottak szerint kell eljárni.</w:t>
      </w:r>
    </w:p>
    <w:p w14:paraId="09792329" w14:textId="77777777" w:rsidR="00B95434" w:rsidRPr="00385DD2" w:rsidRDefault="00B95434" w:rsidP="005613AE">
      <w:pPr>
        <w:jc w:val="both"/>
        <w:rPr>
          <w:rFonts w:ascii="Arial" w:hAnsi="Arial" w:cs="Arial"/>
        </w:rPr>
      </w:pPr>
    </w:p>
    <w:p w14:paraId="07468A81" w14:textId="77777777" w:rsidR="00B95434" w:rsidRPr="00385DD2" w:rsidRDefault="00B95434" w:rsidP="005613AE">
      <w:pPr>
        <w:jc w:val="both"/>
        <w:rPr>
          <w:rFonts w:ascii="Arial" w:hAnsi="Arial" w:cs="Arial"/>
        </w:rPr>
      </w:pPr>
      <w:r>
        <w:rPr>
          <w:rFonts w:ascii="Arial" w:hAnsi="Arial" w:cs="Arial"/>
        </w:rPr>
        <w:t>A képzett céltartalék, illetve annak felhasználása összegét a kiegészítő mellékletben jogcímek szerinti részletezésben be kell mutatni. Ha az egyes jogcímek szerint képzett céltartalék összege az előző évi összegtől lényegesen eltér, akkor azt a kiegészítő mellékletben indokolni kell.</w:t>
      </w:r>
    </w:p>
    <w:p w14:paraId="383C2997" w14:textId="77777777" w:rsidR="00B95434" w:rsidRDefault="00B95434" w:rsidP="005613AE">
      <w:pPr>
        <w:jc w:val="both"/>
        <w:rPr>
          <w:rFonts w:ascii="Arial" w:hAnsi="Arial" w:cs="Arial"/>
        </w:rPr>
      </w:pPr>
    </w:p>
    <w:p w14:paraId="77145E91" w14:textId="77777777" w:rsidR="00B95434" w:rsidRPr="00E32A3D" w:rsidRDefault="00B95434" w:rsidP="005613AE">
      <w:pPr>
        <w:jc w:val="both"/>
        <w:rPr>
          <w:rFonts w:ascii="Arial" w:hAnsi="Arial" w:cs="Arial"/>
        </w:rPr>
      </w:pPr>
      <w:r>
        <w:rPr>
          <w:rFonts w:ascii="Arial" w:hAnsi="Arial" w:cs="Arial"/>
          <w:b/>
          <w:bCs/>
        </w:rPr>
        <w:t>Az egyes jogcímek szerint képzett céltartalék összegét az előző évi összegtől lényegesen eltérőnek minősítjük, amennyiben a változás eléri a</w:t>
      </w:r>
      <w:r>
        <w:rPr>
          <w:rFonts w:ascii="Arial" w:hAnsi="Arial" w:cs="Arial"/>
          <w:color w:val="0000FF"/>
        </w:rPr>
      </w:r>
      <w:r>
        <w:rPr>
          <w:rFonts w:ascii="Arial" w:hAnsi="Arial" w:cs="Arial"/>
          <w:b/>
          <w:strike/>
          <w:color w:val="C00000"/>
          <w:highlight w:val="yellow"/>
        </w:rPr>
        <w:t>……</w:t>
      </w:r>
      <w:r>
        <w:rPr>
          <w:rFonts w:ascii="Arial" w:hAnsi="Arial" w:cs="Arial"/>
          <w:color w:val="0000FF"/>
        </w:rPr>
        <w:t>. % értéket.</w:t>
      </w:r>
      <w:r>
        <w:rPr>
          <w:b/>
          <w:strike w:val="0"/>
          <w:color w:val="C00000"/>
          <w:highlight w:val="yellow"/>
        </w:rPr>
        <w:t xml:space="preserve"> [Szv 96. kérdés] </w:t>
      </w:r>
    </w:p>
    <w:p w14:paraId="637CE346" w14:textId="77777777" w:rsidR="00B95434" w:rsidRDefault="00B95434" w:rsidP="005613AE">
      <w:pPr>
        <w:jc w:val="both"/>
        <w:rPr>
          <w:rFonts w:ascii="Arial" w:hAnsi="Arial" w:cs="Arial"/>
        </w:rPr>
      </w:pPr>
    </w:p>
    <w:p w14:paraId="4927E559" w14:textId="66589C4A" w:rsidR="00B95434" w:rsidRDefault="00B95434" w:rsidP="005613AE">
      <w:pPr>
        <w:jc w:val="both"/>
        <w:rPr>
          <w:rFonts w:ascii="Arial" w:hAnsi="Arial" w:cs="Arial"/>
        </w:rPr>
      </w:pPr>
      <w:r>
        <w:rPr>
          <w:rFonts w:ascii="Arial" w:hAnsi="Arial" w:cs="Arial"/>
        </w:rPr>
        <w:t xml:space="preserve">A képezhető céltartalék összegének meghatározása  során a mérlegfordulónapon fennálló kötelezettségeket, illetve várható költségeket akkor is figyelembe lehet venni, ha azok csak a mérlegfordulónap és a mérlegkészítés időpontja között válnak ismertté.</w:t>
      </w:r>
    </w:p>
    <w:p w14:paraId="1A9656E9" w14:textId="77777777" w:rsidR="00B95434" w:rsidRDefault="00B95434" w:rsidP="005613AE">
      <w:pPr>
        <w:jc w:val="both"/>
        <w:rPr>
          <w:rFonts w:ascii="Arial" w:hAnsi="Arial" w:cs="Arial"/>
        </w:rPr>
      </w:pPr>
    </w:p>
    <w:p w14:paraId="109DCEDC" w14:textId="6A3D3ABA" w:rsidR="00185C52" w:rsidRDefault="00B95434" w:rsidP="005613AE">
      <w:pPr>
        <w:jc w:val="both"/>
        <w:rPr>
          <w:rFonts w:ascii="Arial" w:hAnsi="Arial" w:cs="Arial"/>
        </w:rPr>
      </w:pPr>
      <w:r>
        <w:rPr>
          <w:rFonts w:ascii="Arial" w:hAnsi="Arial" w:cs="Arial"/>
        </w:rPr>
        <w:t xml:space="preserve">A jövőbeni költségekre történő céltartalék becsült összegének meghatározásakor– a mérlegfordulónap és a mérlegkészítés időpontja között ismertté vált ténylegesen felmerült </w:t>
      </w:r>
    </w:p>
    <w:p w14:paraId="1490D860" w14:textId="71A2E0FA" w:rsidR="00B95434" w:rsidRPr="00733F2B" w:rsidRDefault="00B95434" w:rsidP="005613AE">
      <w:pPr>
        <w:jc w:val="both"/>
        <w:rPr>
          <w:rFonts w:ascii="Arial" w:hAnsi="Arial" w:cs="Arial"/>
          <w:color w:val="0000FF"/>
        </w:rPr>
      </w:pPr>
      <w:r>
        <w:rPr>
          <w:rFonts w:ascii="Arial" w:hAnsi="Arial" w:cs="Arial"/>
          <w:color w:val="0000FF"/>
        </w:rPr>
        <w:t xml:space="preserve">tételeket is figyelembe vesszük. </w:t>
      </w:r>
    </w:p>
    <w:p w14:paraId="13C9A967" w14:textId="77777777" w:rsidR="00B95434" w:rsidRDefault="00B95434" w:rsidP="005613AE">
      <w:pPr>
        <w:jc w:val="both"/>
        <w:rPr>
          <w:rFonts w:ascii="Arial" w:hAnsi="Arial" w:cs="Arial"/>
          <w:color w:val="FF0000"/>
        </w:rPr>
      </w:pPr>
    </w:p>
    <w:p w14:paraId="3A7495AE"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59F1612" w14:textId="77777777" w:rsidR="00B95434" w:rsidRDefault="00B95434" w:rsidP="005613AE">
      <w:pPr>
        <w:jc w:val="both"/>
        <w:rPr>
          <w:rFonts w:ascii="Arial" w:hAnsi="Arial" w:cs="Arial"/>
          <w:color w:val="0000FF"/>
        </w:rPr>
      </w:pPr>
    </w:p>
    <w:p w14:paraId="631E6C8E" w14:textId="6930E215" w:rsidR="00B95434" w:rsidRPr="00733F2B" w:rsidRDefault="00B95434" w:rsidP="005613AE">
      <w:pPr>
        <w:jc w:val="both"/>
        <w:rPr>
          <w:rFonts w:ascii="Arial" w:hAnsi="Arial" w:cs="Arial"/>
          <w:color w:val="0000FF"/>
        </w:rPr>
      </w:pPr>
      <w:r>
        <w:rPr>
          <w:rFonts w:ascii="Arial" w:hAnsi="Arial" w:cs="Arial"/>
          <w:color w:val="0000FF"/>
        </w:rPr>
        <w:t xml:space="preserve">tételeket nem vesszük figyelembe. </w:t>
      </w:r>
    </w:p>
    <w:p w14:paraId="21377062" w14:textId="77777777" w:rsidR="00B95434" w:rsidRPr="00385DD2" w:rsidRDefault="00B95434" w:rsidP="005613AE">
      <w:pPr>
        <w:jc w:val="both"/>
        <w:rPr>
          <w:rFonts w:ascii="Arial" w:hAnsi="Arial" w:cs="Arial"/>
        </w:rPr>
      </w:pPr>
    </w:p>
    <w:p w14:paraId="66DF2F8C" w14:textId="77777777" w:rsidR="00B95434" w:rsidRPr="00385DD2" w:rsidRDefault="00B95434" w:rsidP="005613AE">
      <w:pPr>
        <w:jc w:val="both"/>
        <w:rPr>
          <w:rFonts w:ascii="Arial" w:hAnsi="Arial" w:cs="Arial"/>
        </w:rPr>
      </w:pPr>
      <w:r>
        <w:rPr>
          <w:rFonts w:ascii="Arial" w:hAnsi="Arial" w:cs="Arial"/>
          <w:b/>
          <w:bCs/>
        </w:rPr>
        <w:t>Kötelezettségek</w:t>
      </w:r>
      <w:r>
        <w:rPr>
          <w:rFonts w:ascii="Arial" w:hAnsi="Arial" w:cs="Arial"/>
        </w:rPr>
        <w:t xml:space="preserve"> azok a szállítási, vállalkozási, szolgáltatási és egyéb szerződésekből eredő, pénzértékben kifejezett elismert tartozások, amelyek a szállító, a vállalkozó, a szolgáltató, a hitelező, a kölcsönt nyújtó által már teljesített, a vállalkozó által elfogadott, elismert szállításhoz, szolgáltatáshoz, pénznyújtáshoz, valamint az állami vagy önkormányzati vagyon részét képező eszközök - törvényi rendelkezés, illetve </w:t>
        <w:lastRenderedPageBreak/>
        <w:t xml:space="preserve">felhatalmazás alapján történő - kezelésbevételéhez kapcsolódnak. A kötelezettségek lehetnek hátrasoroltak, hosszú és rövid lejáratúak. </w:t>
      </w:r>
    </w:p>
    <w:p w14:paraId="1B3006CC" w14:textId="77777777" w:rsidR="00B95434" w:rsidRPr="00385DD2" w:rsidRDefault="00B95434" w:rsidP="005613AE">
      <w:pPr>
        <w:jc w:val="both"/>
        <w:rPr>
          <w:rFonts w:ascii="Arial" w:hAnsi="Arial" w:cs="Arial"/>
        </w:rPr>
      </w:pPr>
    </w:p>
    <w:p w14:paraId="1C817A08" w14:textId="77777777" w:rsidR="00B95434" w:rsidRPr="00385DD2" w:rsidRDefault="00B95434" w:rsidP="005613AE">
      <w:pPr>
        <w:jc w:val="both"/>
        <w:rPr>
          <w:rFonts w:ascii="Arial" w:hAnsi="Arial" w:cs="Arial"/>
        </w:rPr>
      </w:pPr>
      <w:r>
        <w:rPr>
          <w:rFonts w:ascii="Arial" w:hAnsi="Arial" w:cs="Arial"/>
          <w:b/>
          <w:bCs/>
        </w:rPr>
        <w:t>Hosszú lejáratú kötelezettség</w:t>
      </w:r>
      <w:r>
        <w:rPr>
          <w:rFonts w:ascii="Arial" w:hAnsi="Arial" w:cs="Arial"/>
        </w:rPr>
        <w:t xml:space="preserve"> - a hitelezővel kötött szerződés szerint - az egy üzleti évnél hosszabb lejáratra kapott kölcsön (ideértve a kötvénykibocsátást is) és hitel, a mérleg fordulónapját követő egy üzleti éven belül esedékes törlesztések levonásával, továbbá az egyéb hosszú lejáratú kötelezettség. </w:t>
      </w:r>
    </w:p>
    <w:p w14:paraId="2E33480B" w14:textId="77777777" w:rsidR="00B95434" w:rsidRPr="00385DD2" w:rsidRDefault="00B95434" w:rsidP="005613AE">
      <w:pPr>
        <w:jc w:val="both"/>
        <w:rPr>
          <w:rFonts w:ascii="Arial" w:hAnsi="Arial" w:cs="Arial"/>
        </w:rPr>
      </w:pPr>
    </w:p>
    <w:p w14:paraId="005F9E40" w14:textId="77777777" w:rsidR="00B95434" w:rsidRPr="00385DD2" w:rsidRDefault="00B95434" w:rsidP="005613AE">
      <w:pPr>
        <w:jc w:val="both"/>
        <w:rPr>
          <w:rFonts w:ascii="Arial" w:hAnsi="Arial" w:cs="Arial"/>
        </w:rPr>
      </w:pPr>
      <w:r>
        <w:rPr>
          <w:rFonts w:ascii="Arial" w:hAnsi="Arial" w:cs="Arial"/>
          <w:b/>
          <w:bCs/>
        </w:rPr>
        <w:t>Rövid lejáratú kötelezettség</w:t>
      </w:r>
      <w:r>
        <w:rPr>
          <w:rFonts w:ascii="Arial" w:hAnsi="Arial" w:cs="Arial"/>
        </w:rPr>
        <w:t xml:space="preserve"> az egy üzleti évet meg nem haladó lejáratra kapott kölcsön, hitel, ideértve a hosszú lejáratú kötelezettségekből a mérleg fordulónapját követő egy üzleti éven belül esedékes törlesztéseket is (ez utóbbiak összegét a kiegészítő mellékletben részletezni kell). A rövid lejáratú kötelezettségek közé tartozik általában a vevőtől kapott előleg, az áruszállításból és szolgáltatás teljesítésből származó kötelezettség, a váltótartozás, a fizetendő osztalék, részesedés, kamatozó részvény utáni kamat, valamint az egyéb rövid lejáratú kötelezettség. </w:t>
      </w:r>
    </w:p>
    <w:p w14:paraId="6F469EF7" w14:textId="77777777" w:rsidR="00B95434" w:rsidRPr="00385DD2" w:rsidRDefault="00B95434" w:rsidP="005613AE">
      <w:pPr>
        <w:jc w:val="both"/>
        <w:rPr>
          <w:rFonts w:ascii="Arial" w:hAnsi="Arial" w:cs="Arial"/>
        </w:rPr>
      </w:pPr>
    </w:p>
    <w:p w14:paraId="034D5FE6" w14:textId="77777777" w:rsidR="00B95434" w:rsidRPr="00385DD2" w:rsidRDefault="00B95434" w:rsidP="005613AE">
      <w:pPr>
        <w:jc w:val="both"/>
        <w:rPr>
          <w:rFonts w:ascii="Arial" w:hAnsi="Arial" w:cs="Arial"/>
        </w:rPr>
      </w:pPr>
      <w:r>
        <w:rPr>
          <w:rFonts w:ascii="Arial" w:hAnsi="Arial" w:cs="Arial"/>
          <w:b/>
          <w:bCs/>
        </w:rPr>
        <w:t>Hátrasorolt kötelezettségként</w:t>
      </w:r>
      <w:r>
        <w:rPr>
          <w:rFonts w:ascii="Arial" w:hAnsi="Arial" w:cs="Arial"/>
        </w:rPr>
        <w:t xml:space="preserve"> kell kimutatni minden olyan kapott kölcsönt, amelyet ténylegesen a vállalkozó rendelkezésére bocsátottak, és a vonatkozó szerződés tartalmazza a kölcsönt nyújtó fél egyetértését arra vonatkozóan, hogy az általa nyújtott kölcsön bevonható a vállalkozó adóssága rendezésébe, valamint a kölcsönt nyújtó követelése a törlesztések sorrendjében a tulajdonosok előtti legutolsó helyen áll, azt a vállalkozó felszámolása vagy csődje esetén csak a többi hitelező kielégítése után kell kiegyenlíteni, a kölcsön visszafizetési határideje vagy meghatározatlan, vagy a jövőbeni eseményektől függ, de eredeti futamideje öt évet meghaladó lejáratú, a kölcsön törlesztése az eredeti lejárat vagy a szerződésben kikötött felmondási idő előtt nem lehetséges. </w:t>
      </w:r>
    </w:p>
    <w:p w14:paraId="4A64A749" w14:textId="77777777" w:rsidR="00B95434" w:rsidRPr="00385DD2" w:rsidRDefault="00B95434" w:rsidP="005613AE">
      <w:pPr>
        <w:jc w:val="both"/>
        <w:rPr>
          <w:rFonts w:ascii="Arial" w:hAnsi="Arial" w:cs="Arial"/>
        </w:rPr>
      </w:pPr>
    </w:p>
    <w:p w14:paraId="12728639" w14:textId="77777777" w:rsidR="00B95434" w:rsidRPr="00385DD2" w:rsidRDefault="00B95434" w:rsidP="005613AE">
      <w:pPr>
        <w:jc w:val="both"/>
        <w:rPr>
          <w:rFonts w:ascii="Arial" w:hAnsi="Arial" w:cs="Arial"/>
        </w:rPr>
      </w:pPr>
      <w:r>
        <w:rPr>
          <w:rFonts w:ascii="Arial" w:hAnsi="Arial" w:cs="Arial"/>
          <w:b/>
          <w:bCs/>
        </w:rPr>
        <w:t>Egyéb hosszú lejáratú kötelezettségként</w:t>
      </w:r>
      <w:r>
        <w:rPr>
          <w:rFonts w:ascii="Arial" w:hAnsi="Arial" w:cs="Arial"/>
        </w:rPr>
        <w:t xml:space="preserve"> kell kimutatni a lízingbe vevőnél a pénzügyi lízingbe vett, beruházásként elszámolt eszköz lízingbe adó (helyette az eladó) által számlázott ellenértékének megfelelő kötelezettséget, valamint az állami vagy önkormányzati vagyon részét képező eszközök - törvényi rendelkezés, illetve felhatalmazás alapján történő - kezelésbevételéhez kapcsolódó kötelezettséget.</w:t>
      </w:r>
    </w:p>
    <w:p w14:paraId="4E93F5FF" w14:textId="28F3FB0C" w:rsidR="00B95434" w:rsidRDefault="00185C52" w:rsidP="00185C52">
      <w:pPr>
        <w:jc w:val="both"/>
        <w:rPr>
          <w:rFonts w:ascii="Arial" w:hAnsi="Arial" w:cs="Arial"/>
        </w:rPr>
      </w:pPr>
      <w:r>
        <w:rPr>
          <w:rFonts w:ascii="Arial" w:hAnsi="Arial" w:cs="Arial"/>
        </w:rPr>
        <w:t xml:space="preserve">Egyéb hosszú lejáratú kötelezettségként kell továbbá kimutatni a lízingbe vevőnél a pénzügyi lízingbe vett, beruházásként elszámolt eszköz lízingbe adó (helyette az eladó) által számlázott ellenértékének megfelelő kötelezettséget (a mérleg fordulónapját követő egy üzleti éven belül esedékes törlesztések levonásával), valamint az állami vagy önkormányzati vagyon részét képező eszközök – törvényi rendelkezés, illetve felhatalmazás alapján történő – kezelésbe vételéhez kapcsolódó kötelezettséget.</w:t>
      </w:r>
    </w:p>
    <w:p w14:paraId="77FCF9A6" w14:textId="77777777" w:rsidR="000D056C" w:rsidRDefault="000D056C" w:rsidP="00185C52">
      <w:pPr>
        <w:jc w:val="both"/>
        <w:rPr>
          <w:rFonts w:ascii="Arial" w:hAnsi="Arial" w:cs="Arial"/>
        </w:rPr>
      </w:pPr>
    </w:p>
    <w:p w14:paraId="1720B834" w14:textId="1C9CAE33" w:rsidR="000D056C" w:rsidRPr="00385DD2" w:rsidRDefault="000D056C" w:rsidP="00185C52">
      <w:pPr>
        <w:jc w:val="both"/>
        <w:rPr>
          <w:rFonts w:ascii="Arial" w:hAnsi="Arial" w:cs="Arial"/>
        </w:rPr>
      </w:pPr>
      <w:r>
        <w:rPr>
          <w:rFonts w:ascii="Arial" w:hAnsi="Arial" w:cs="Arial"/>
        </w:rPr>
        <w:t>Egyéb hosszú lejáratú kötelezettségként kell kimutatni a halasztott adókötelezettséget is.</w:t>
      </w:r>
    </w:p>
    <w:p w14:paraId="1D5127CF" w14:textId="77777777" w:rsidR="00B95434" w:rsidRPr="00385DD2" w:rsidRDefault="00B95434" w:rsidP="005613AE">
      <w:pPr>
        <w:jc w:val="both"/>
        <w:rPr>
          <w:rFonts w:ascii="Arial" w:hAnsi="Arial" w:cs="Arial"/>
        </w:rPr>
      </w:pPr>
    </w:p>
    <w:p w14:paraId="7E5F9B14" w14:textId="228A2AB6" w:rsidR="00B95434" w:rsidRPr="00BC3730" w:rsidRDefault="00B95434" w:rsidP="00BC3730">
      <w:pPr>
        <w:jc w:val="both"/>
        <w:rPr>
          <w:rFonts w:ascii="Arial" w:hAnsi="Arial" w:cs="Arial"/>
          <w:b/>
          <w:bCs/>
        </w:rPr>
      </w:pPr>
      <w:r>
        <w:rPr>
          <w:rFonts w:ascii="Arial" w:hAnsi="Arial" w:cs="Arial"/>
          <w:b/>
          <w:bCs/>
        </w:rPr>
        <w:t xml:space="preserve">Passzív időbeli elhatárolásként kell elkülönítetten kimutatni </w:t>
      </w:r>
    </w:p>
    <w:p w14:paraId="34CD3F69" w14:textId="77777777" w:rsidR="00B95434" w:rsidRDefault="00B95434">
      <w:pPr>
        <w:numPr>
          <w:ilvl w:val="0"/>
          <w:numId w:val="13"/>
        </w:numPr>
        <w:spacing w:before="120"/>
        <w:ind w:left="714" w:hanging="357"/>
        <w:jc w:val="both"/>
        <w:rPr>
          <w:rFonts w:ascii="Arial" w:hAnsi="Arial" w:cs="Arial"/>
        </w:rPr>
      </w:pPr>
      <w:r>
        <w:rPr>
          <w:rFonts w:ascii="Arial" w:hAnsi="Arial" w:cs="Arial"/>
        </w:rPr>
        <w:t xml:space="preserve">a mérleg fordulónapja előtt befolyt, elszámolt bevételt, amely a mérleg fordulónapja utáni időszak árbevételét, bevételét képezi, </w:t>
      </w:r>
    </w:p>
    <w:p w14:paraId="41065D69" w14:textId="77777777" w:rsidR="00B95434" w:rsidRDefault="00B95434">
      <w:pPr>
        <w:numPr>
          <w:ilvl w:val="0"/>
          <w:numId w:val="13"/>
        </w:numPr>
        <w:spacing w:before="120"/>
        <w:ind w:left="714" w:hanging="357"/>
        <w:jc w:val="both"/>
        <w:rPr>
          <w:rFonts w:ascii="Arial" w:hAnsi="Arial" w:cs="Arial"/>
        </w:rPr>
      </w:pPr>
      <w:r>
        <w:rPr>
          <w:rFonts w:ascii="Arial" w:hAnsi="Arial" w:cs="Arial"/>
        </w:rPr>
        <w:t xml:space="preserve">a mérleg fordulónapja előtti időszakot terhelő költséget, ráfordítást, amely csak a mérleg fordulónapja utáni időszakban merül fel, kerül számlázásra, </w:t>
      </w:r>
    </w:p>
    <w:p w14:paraId="2C3A5CD0" w14:textId="77777777" w:rsidR="00B95434" w:rsidRDefault="00B95434">
      <w:pPr>
        <w:numPr>
          <w:ilvl w:val="0"/>
          <w:numId w:val="13"/>
        </w:numPr>
        <w:spacing w:before="120"/>
        <w:ind w:left="714" w:hanging="357"/>
        <w:jc w:val="both"/>
        <w:rPr>
          <w:rFonts w:ascii="Arial" w:hAnsi="Arial" w:cs="Arial"/>
        </w:rPr>
      </w:pPr>
      <w:r>
        <w:rPr>
          <w:rFonts w:ascii="Arial" w:hAnsi="Arial" w:cs="Arial"/>
        </w:rPr>
        <w:lastRenderedPageBreak/>
        <w:t xml:space="preserve">mérleg fordulónapja és elkészítésének időpontja között a vállalkozóval szemben érvényesített, benyújtott, ismertté vált, a mérleggel lezárt üzleti évhez kapcsolódó kártérítési igényt, késedelmi kamatot, kártérítést, bírósági költséget, </w:t>
      </w:r>
    </w:p>
    <w:p w14:paraId="56075EF8" w14:textId="77777777" w:rsidR="00B95434" w:rsidRDefault="00B95434">
      <w:pPr>
        <w:numPr>
          <w:ilvl w:val="0"/>
          <w:numId w:val="13"/>
        </w:numPr>
        <w:spacing w:before="120"/>
        <w:ind w:left="714" w:hanging="357"/>
        <w:jc w:val="both"/>
        <w:rPr>
          <w:rFonts w:ascii="Arial" w:hAnsi="Arial" w:cs="Arial"/>
        </w:rPr>
      </w:pPr>
      <w:r>
        <w:rPr>
          <w:rFonts w:ascii="Arial" w:hAnsi="Arial" w:cs="Arial"/>
        </w:rPr>
        <w:t>a mérleggel lezárt üzleti évhez kapcsolódó, a jóváhagyásra jogosult testület által megállapított, kötelezettségként ki nem mutatott prémiumot, jutalmat, azok járulékát.</w:t>
      </w:r>
    </w:p>
    <w:p w14:paraId="73D32DE7" w14:textId="77777777" w:rsidR="00B95434" w:rsidRPr="00385DD2" w:rsidRDefault="00B95434" w:rsidP="005613AE">
      <w:pPr>
        <w:ind w:left="720"/>
        <w:jc w:val="both"/>
        <w:rPr>
          <w:rFonts w:ascii="Arial" w:hAnsi="Arial" w:cs="Arial"/>
        </w:rPr>
      </w:pPr>
    </w:p>
    <w:p w14:paraId="0794E0A5" w14:textId="77777777" w:rsidR="00B95434" w:rsidRPr="00385DD2" w:rsidRDefault="00B95434" w:rsidP="005613AE">
      <w:pPr>
        <w:jc w:val="both"/>
        <w:rPr>
          <w:rFonts w:ascii="Arial" w:hAnsi="Arial" w:cs="Arial"/>
        </w:rPr>
      </w:pPr>
      <w:r>
        <w:rPr>
          <w:rFonts w:ascii="Arial" w:hAnsi="Arial" w:cs="Arial"/>
          <w:b/>
          <w:bCs/>
        </w:rPr>
        <w:t>Passzív időbeli elhatárolásként kell kimutatni</w:t>
      </w:r>
      <w:r>
        <w:rPr>
          <w:rFonts w:ascii="Arial" w:hAnsi="Arial" w:cs="Arial"/>
        </w:rPr>
        <w:t xml:space="preserve"> a költségek (a ráfordítások) ellentételezésére - visszafizetési kötelezettség nélkül - kapott, pénzügyileg rendezett, egyéb bevételként elszámolt támogatás összegéből az üzleti évben költséggel, ráfordítással nem ellentételezett összeget. Az elhatárolást a költségek, ráfordítások tényleges felmerülésekor, illetve a támogatási szerződésben, megállapodásban foglaltak teljesülésekor kell megszüntetni. </w:t>
      </w:r>
    </w:p>
    <w:p w14:paraId="757AD8CE" w14:textId="77777777" w:rsidR="00B95434" w:rsidRPr="00385DD2" w:rsidRDefault="00B95434" w:rsidP="005613AE">
      <w:pPr>
        <w:jc w:val="both"/>
        <w:rPr>
          <w:rFonts w:ascii="Arial" w:hAnsi="Arial" w:cs="Arial"/>
        </w:rPr>
      </w:pPr>
    </w:p>
    <w:p w14:paraId="04DC3FE4" w14:textId="4C39720C" w:rsidR="00B95434" w:rsidRPr="00385DD2" w:rsidRDefault="00B95434" w:rsidP="005613AE">
      <w:pPr>
        <w:jc w:val="both"/>
        <w:rPr>
          <w:rFonts w:ascii="Arial" w:hAnsi="Arial" w:cs="Arial"/>
        </w:rPr>
      </w:pPr>
      <w:r>
        <w:rPr>
          <w:rFonts w:ascii="Arial" w:hAnsi="Arial" w:cs="Arial"/>
          <w:b/>
          <w:bCs/>
        </w:rPr>
        <w:t>Passzív időbeli elhatárolásként lehet a mérlegben kimutatni</w:t>
      </w:r>
      <w:r>
        <w:rPr>
          <w:rFonts w:ascii="Arial" w:hAnsi="Arial" w:cs="Arial"/>
        </w:rPr>
        <w:t xml:space="preserve"> – a vállalkozó számviteli politikában rögzített döntése szerint – a befektetett pénzügyi eszközök közé sorolt, névérték felett beszerzett - hitelviszonyt megtestesítő, a valós értéken történő értékelés alá nem vont - kamatozó értékpapír névértéke és beszerzési értéke közötti - veszteségjellegű - különbözetből a beszerzéstől az üzleti év mérlegfordulónapjáig terjedő időszakra időarányosan jutó - elszámolt értékvesztéssel csökkentett - (a pénzügyi műveletek egyéb ráfordításaival szemben elszámolt) összeget. Az elhatárolást ezen értékpapír értékesítésekor, beváltásakor, továbbá a könyvekből – egyéb jogcímen – történő kivezetése esetén, valamint akkor kell megszüntetni, ha  arra olyan összegű értékvesztést kell elszámolni, amelynek hatására az értékpapír könyv szerinti értéke a névérték alá csökken.</w:t>
      </w:r>
    </w:p>
    <w:p w14:paraId="108BB46B" w14:textId="77777777" w:rsidR="00B95434" w:rsidRPr="00385DD2" w:rsidRDefault="00B95434" w:rsidP="005613AE">
      <w:pPr>
        <w:jc w:val="both"/>
        <w:rPr>
          <w:rFonts w:ascii="Arial" w:hAnsi="Arial" w:cs="Arial"/>
        </w:rPr>
      </w:pPr>
    </w:p>
    <w:p w14:paraId="4D8EF628" w14:textId="248554A4" w:rsidR="000F52CD" w:rsidRDefault="00B95434" w:rsidP="005613AE">
      <w:pPr>
        <w:jc w:val="both"/>
        <w:rPr>
          <w:rFonts w:ascii="Arial" w:hAnsi="Arial" w:cs="Arial"/>
          <w:b/>
          <w:bCs/>
        </w:rPr>
      </w:pPr>
      <w:r>
        <w:rPr>
          <w:rFonts w:ascii="Arial" w:hAnsi="Arial" w:cs="Arial"/>
          <w:b/>
          <w:bCs/>
        </w:rPr>
        <w:t xml:space="preserve">A befektetett pénzügyi eszközök közé sorolt, névérték felett beszerzett - hitelviszonyt megtestesítő, a valós értéken történő értékelés alá nem vont - kamatozó értékpapír névértéke és beszerzési értéke közötti - veszteségjellegű - különbözetből a beszerzéstől az üzleti év mérlegfordulónapjáig terjedő időszakra időarányosan jutó - elszámolt értékvesztéssel csökkentett veszteség jellegű különbözetet</w:t>
      </w:r>
    </w:p>
    <w:p w14:paraId="584A56FB" w14:textId="77777777" w:rsidR="00416358" w:rsidRDefault="00416358" w:rsidP="005613AE">
      <w:pPr>
        <w:jc w:val="both"/>
        <w:rPr>
          <w:rFonts w:ascii="Arial" w:hAnsi="Arial" w:cs="Arial"/>
          <w:color w:val="0000FF"/>
        </w:rPr>
      </w:pPr>
    </w:p>
    <w:p w14:paraId="5A953540" w14:textId="3BAF89E8" w:rsidR="00B95434" w:rsidRPr="00733F2B" w:rsidRDefault="00B95434" w:rsidP="005613AE">
      <w:pPr>
        <w:jc w:val="both"/>
        <w:rPr>
          <w:rFonts w:ascii="Arial" w:hAnsi="Arial" w:cs="Arial"/>
          <w:color w:val="0000FF"/>
        </w:rPr>
      </w:pPr>
      <w:r>
        <w:rPr>
          <w:rFonts w:ascii="Arial" w:hAnsi="Arial" w:cs="Arial"/>
          <w:color w:val="0000FF"/>
        </w:rPr>
        <w:t>passzív időbeli elhatárolásként mutatjuk ki.</w:t>
      </w:r>
    </w:p>
    <w:p w14:paraId="4ACEB996" w14:textId="77777777" w:rsidR="000F52CD" w:rsidRDefault="000F52CD" w:rsidP="005613AE">
      <w:pPr>
        <w:jc w:val="both"/>
        <w:rPr>
          <w:rFonts w:ascii="Arial" w:hAnsi="Arial" w:cs="Arial"/>
          <w:color w:val="FF0000"/>
        </w:rPr>
      </w:pPr>
    </w:p>
    <w:p w14:paraId="2928C3EC" w14:textId="506B98B8" w:rsidR="00B95434" w:rsidRPr="000C191C" w:rsidRDefault="00B95434" w:rsidP="005613AE">
      <w:pPr>
        <w:jc w:val="both"/>
        <w:rPr>
          <w:rFonts w:ascii="Arial" w:hAnsi="Arial" w:cs="Arial"/>
          <w:color w:val="FF0000"/>
        </w:rPr>
      </w:pPr>
      <w:r>
        <w:rPr>
          <w:rFonts w:ascii="Arial" w:hAnsi="Arial" w:cs="Arial"/>
          <w:color w:val="FF0000"/>
        </w:rPr>
        <w:t>VAGY</w:t>
      </w:r>
    </w:p>
    <w:p w14:paraId="6B1C46E0" w14:textId="77777777" w:rsidR="000F52CD" w:rsidRDefault="000F52CD" w:rsidP="005613AE">
      <w:pPr>
        <w:jc w:val="both"/>
        <w:rPr>
          <w:rFonts w:ascii="Arial" w:hAnsi="Arial" w:cs="Arial"/>
          <w:color w:val="0000FF"/>
        </w:rPr>
      </w:pPr>
    </w:p>
    <w:p w14:paraId="1BF10F40" w14:textId="136A2BBA" w:rsidR="00B95434" w:rsidRPr="00733F2B" w:rsidRDefault="00B95434" w:rsidP="005613AE">
      <w:pPr>
        <w:jc w:val="both"/>
        <w:rPr>
          <w:rFonts w:ascii="Arial" w:hAnsi="Arial" w:cs="Arial"/>
          <w:color w:val="0000FF"/>
        </w:rPr>
      </w:pPr>
      <w:r>
        <w:rPr>
          <w:rFonts w:ascii="Arial" w:hAnsi="Arial" w:cs="Arial"/>
          <w:color w:val="0000FF"/>
        </w:rPr>
        <w:t>nem mutatjuk ki passzív időbeli elhatárolásként.</w:t>
      </w:r>
    </w:p>
    <w:p w14:paraId="09E2CDEA" w14:textId="77777777" w:rsidR="00B95434" w:rsidRPr="00385DD2" w:rsidRDefault="00B95434" w:rsidP="005613AE">
      <w:pPr>
        <w:jc w:val="both"/>
        <w:rPr>
          <w:rFonts w:ascii="Arial" w:hAnsi="Arial" w:cs="Arial"/>
        </w:rPr>
      </w:pPr>
    </w:p>
    <w:p w14:paraId="5D023E4E" w14:textId="2E80FEE4" w:rsidR="00B95434" w:rsidRDefault="00B95434" w:rsidP="005613AE">
      <w:pPr>
        <w:jc w:val="both"/>
        <w:rPr>
          <w:rFonts w:ascii="Arial" w:hAnsi="Arial" w:cs="Arial"/>
        </w:rPr>
      </w:pPr>
      <w:r>
        <w:rPr>
          <w:rFonts w:ascii="Arial" w:hAnsi="Arial" w:cs="Arial"/>
        </w:rPr>
        <w:t xml:space="preserve">A kamatozó értékpapír névértéke és bekerülési értéke közötti különbözet elhatárolására  vonatkozó választási lehetőség tekintetében a vállalkozónak azonosan kell eljárnia.</w:t>
      </w:r>
    </w:p>
    <w:p w14:paraId="3A1D2E4C" w14:textId="77777777" w:rsidR="00B95434" w:rsidRDefault="00B95434" w:rsidP="005613AE">
      <w:pPr>
        <w:jc w:val="both"/>
        <w:rPr>
          <w:rFonts w:ascii="Arial" w:hAnsi="Arial" w:cs="Arial"/>
        </w:rPr>
      </w:pPr>
    </w:p>
    <w:p w14:paraId="0C85EC09" w14:textId="6198989C" w:rsidR="00EC0E87" w:rsidRDefault="00B95434" w:rsidP="00EC0E87">
      <w:pPr>
        <w:jc w:val="both"/>
        <w:rPr>
          <w:rFonts w:ascii="Arial" w:hAnsi="Arial" w:cs="Arial"/>
        </w:rPr>
      </w:pPr>
      <w:r>
        <w:rPr>
          <w:rFonts w:ascii="Arial" w:hAnsi="Arial" w:cs="Arial"/>
          <w:b/>
          <w:bCs/>
        </w:rPr>
        <w:t>Passzív időbeli elhatárolásként</w:t>
      </w:r>
      <w:r>
        <w:rPr>
          <w:rFonts w:ascii="Arial" w:hAnsi="Arial" w:cs="Arial"/>
        </w:rPr>
        <w:t xml:space="preserve"> kell kimutatni az árbevétel csökkentésével szemben a szerződés elszámolási egységével kapcsolatban az előző üzleti év(ek)ben és a tárgyévben együttesen elszámolt nettó árbevételnek azt a részét, amely meghaladja a szerződés elszámolási egysége – általános forgalmi adót nem tartalmazó – teljes szerződéses ellenértékének mérlegfordulónapi teljesítési fok arányában számított összegét. Nem kell ezt az időbeli elhatárolási szabályt alkalmazni, ha a szerződés elszámolási egységének tárgya terméknek nagy tömegben, sorozatban történő </w:t>
        <w:lastRenderedPageBreak/>
        <w:t>legyártása és a vállalkozás úgy dönt, hogy nem alkalmazza a szerződés elszámolási egységére vonatkozó szabályrendszert.</w:t>
      </w:r>
    </w:p>
    <w:p w14:paraId="08BCC142" w14:textId="77777777" w:rsidR="00EC0E87" w:rsidRDefault="00EC0E87" w:rsidP="00EC0E87">
      <w:pPr>
        <w:jc w:val="both"/>
        <w:rPr>
          <w:rFonts w:ascii="Arial" w:hAnsi="Arial" w:cs="Arial"/>
        </w:rPr>
      </w:pPr>
    </w:p>
    <w:p w14:paraId="4C4EA5FE" w14:textId="3219D7FB" w:rsidR="00EC0E87" w:rsidRPr="000F52CD" w:rsidRDefault="00EC0E87" w:rsidP="00EC0E87">
      <w:pPr>
        <w:jc w:val="both"/>
        <w:rPr>
          <w:rFonts w:ascii="Arial" w:hAnsi="Arial" w:cs="Arial"/>
          <w:color w:val="0070C0"/>
        </w:rPr>
      </w:pPr>
      <w:r>
        <w:rPr>
          <w:rFonts w:ascii="Arial" w:hAnsi="Arial" w:cs="Arial"/>
          <w:color w:val="0070C0"/>
        </w:rPr>
        <w:t xml:space="preserve">A nagy tömegben, sorozatban gyártott termékek esetében a szerződés elszámolási egységére vonatkozó szabályrendszert</w:t>
      </w:r>
    </w:p>
    <w:p w14:paraId="0042D0C7" w14:textId="77777777" w:rsidR="00EC0E87" w:rsidRDefault="00EC0E87" w:rsidP="00EC0E87">
      <w:pPr>
        <w:jc w:val="both"/>
        <w:rPr>
          <w:ins w:id="30" w:author="Judit Biróné Zeller" w:date="2026-01-22T18:30:00Z" w16du:dateUtc="2026-01-22T17:30:00Z"/>
          <w:rFonts w:ascii="Arial" w:hAnsi="Arial" w:cs="Arial"/>
          <w:color w:val="0070C0"/>
        </w:rPr>
      </w:pPr>
      <w:r>
        <w:rPr>
          <w:rFonts w:ascii="Arial" w:hAnsi="Arial" w:cs="Arial"/>
          <w:color w:val="0070C0"/>
        </w:rPr>
        <w:t>alkalmazzuk</w:t>
      </w:r>
    </w:p>
    <w:p w14:paraId="55453543" w14:textId="77777777" w:rsidR="001B7D99" w:rsidRPr="000F52CD" w:rsidRDefault="001B7D99" w:rsidP="00EC0E87">
      <w:pPr>
        <w:jc w:val="both"/>
        <w:rPr>
          <w:rFonts w:ascii="Arial" w:hAnsi="Arial" w:cs="Arial"/>
          <w:color w:val="0070C0"/>
        </w:rPr>
      </w:pPr>
    </w:p>
    <w:p w14:paraId="1E500B0E" w14:textId="77777777" w:rsidR="00EC0E87" w:rsidRDefault="00EC0E87" w:rsidP="00EC0E87">
      <w:pPr>
        <w:jc w:val="both"/>
        <w:rPr>
          <w:ins w:id="31" w:author="Judit Biróné Zeller" w:date="2026-01-22T18:30:00Z" w16du:dateUtc="2026-01-22T17:30:00Z"/>
          <w:rFonts w:ascii="Arial" w:hAnsi="Arial" w:cs="Arial"/>
          <w:color w:val="FF0000"/>
        </w:rPr>
      </w:pPr>
      <w:r>
        <w:rPr>
          <w:rFonts w:ascii="Arial" w:hAnsi="Arial" w:cs="Arial"/>
          <w:color w:val="FF0000"/>
        </w:rPr>
        <w:t>VAGY</w:t>
      </w:r>
    </w:p>
    <w:p w14:paraId="677E8638" w14:textId="77777777" w:rsidR="001B7D99" w:rsidRPr="000F52CD" w:rsidRDefault="001B7D99" w:rsidP="00EC0E87">
      <w:pPr>
        <w:jc w:val="both"/>
        <w:rPr>
          <w:rFonts w:ascii="Arial" w:hAnsi="Arial" w:cs="Arial"/>
          <w:color w:val="FF0000"/>
        </w:rPr>
      </w:pPr>
    </w:p>
    <w:p w14:paraId="7FC4EABB" w14:textId="77777777" w:rsidR="00EC0E87" w:rsidRDefault="00C12C0D" w:rsidP="00EC0E87">
      <w:pPr>
        <w:jc w:val="both"/>
        <w:rPr>
          <w:ins w:id="32" w:author="Judit Biróné Zeller" w:date="2026-01-22T18:23:00Z" w16du:dateUtc="2026-01-22T17:23:00Z"/>
          <w:rFonts w:ascii="Arial" w:hAnsi="Arial" w:cs="Arial"/>
          <w:color w:val="0070C0"/>
        </w:rPr>
      </w:pPr>
      <w:r>
        <w:rPr>
          <w:rFonts w:ascii="Arial" w:hAnsi="Arial" w:cs="Arial"/>
          <w:color w:val="0070C0"/>
        </w:rPr>
        <w:t xml:space="preserve">nem alkalmazzuk.</w:t>
      </w:r>
    </w:p>
    <w:p w14:paraId="774EDF38" w14:textId="77AA664B" w:rsidR="00714D6B" w:rsidRPr="000F52CD" w:rsidRDefault="00714D6B" w:rsidP="00EC0E87">
      <w:pPr>
        <w:jc w:val="both"/>
        <w:rPr>
          <w:ins w:id="33" w:author="Judit Biróné Zeller" w:date="2026-01-22T18:25:00Z" w16du:dateUtc="2026-01-22T17:25:00Z"/>
          <w:color w:val="0070C0"/>
        </w:rPr>
      </w:pPr>
      <w:ins w:id="34" w:author="Judit Biróné Zeller" w:date="2026-01-22T18:26:00Z" w16du:dateUtc="2026-01-22T17:26:00Z">
        <w:r>
          <w:rPr>
            <w:rFonts w:ascii="Arial" w:hAnsi="Arial" w:cs="Arial"/>
            <w:color w:val="0070C0"/>
          </w:rPr>
          <w:t xml:space="preserve"> </w:t>
        </w:r>
      </w:ins>
    </w:p>
    <w:p w14:paraId="2C953483" w14:textId="6EE9A23E" w:rsidR="00B95434" w:rsidRDefault="001B7D99" w:rsidP="005613AE">
      <w:pPr>
        <w:jc w:val="both"/>
        <w:rPr>
          <w:ins w:id="35" w:author="Judit Biróné Zeller" w:date="2026-01-22T18:26:00Z" w16du:dateUtc="2026-01-22T17:26:00Z"/>
          <w:rFonts w:ascii="Arial" w:hAnsi="Arial" w:cs="Arial"/>
        </w:rPr>
      </w:pPr>
      <w:ins w:id="36" w:author="Judit Biróné Zeller" w:date="2026-01-22T18:33:00Z" w16du:dateUtc="2026-01-22T17:33:00Z">
        <w:r>
          <w:rPr>
            <w:rFonts w:ascii="Arial" w:hAnsi="Arial" w:cs="Arial"/>
          </w:rPr>
          <w:t>A globális minimumadó miatt egy adott üzleti év után ténylegesen fizetendő kiegészítő adó összege csak az adott üzleti év éves beszámolójának elkészítési és közzétételi határidejét követően fog rendelkezésre állni</w:t>
        </w:r>
      </w:ins>
      <w:ins w:id="37" w:author="Judit Biróné Zeller" w:date="2026-01-22T18:34:00Z" w16du:dateUtc="2026-01-22T17:34:00Z">
        <w:r>
          <w:rPr>
            <w:rFonts w:ascii="Arial" w:hAnsi="Arial" w:cs="Arial"/>
          </w:rPr>
          <w:t>, ezért p</w:t>
        </w:r>
      </w:ins>
      <w:ins w:id="38" w:author="Judit Biróné Zeller" w:date="2026-01-22T18:26:00Z" w16du:dateUtc="2026-01-22T17:26:00Z">
        <w:r>
          <w:rPr>
            <w:rFonts w:ascii="Arial" w:hAnsi="Arial" w:cs="Arial"/>
          </w:rPr>
          <w:t>asszív időbeli elhatárolás</w:t>
        </w:r>
      </w:ins>
      <w:ins w:id="39" w:author="Judit Biróné Zeller" w:date="2026-01-22T18:27:00Z" w16du:dateUtc="2026-01-22T17:27:00Z">
        <w:r>
          <w:rPr>
            <w:rFonts w:ascii="Arial" w:hAnsi="Arial" w:cs="Arial"/>
          </w:rPr>
          <w:t>ként</w:t>
        </w:r>
      </w:ins>
      <w:ins w:id="40" w:author="Judit Biróné Zeller" w:date="2026-01-22T18:26:00Z" w16du:dateUtc="2026-01-22T17:26:00Z">
        <w:r>
          <w:rPr>
            <w:rFonts w:ascii="Arial" w:hAnsi="Arial" w:cs="Arial"/>
          </w:rPr>
          <w:t xml:space="preserve"> kell kimutatni az adófizetési kötelezettség ráfordítással szemben a globális minimum-adószintet biztosító kiegészítő adó adott üzleti évet terhelő </w:t>
        </w:r>
        <w:r>
          <w:rPr>
            <w:rFonts w:ascii="Arial" w:hAnsi="Arial" w:cs="Arial"/>
            <w:b/>
            <w:bCs/>
          </w:rPr>
          <w:t>várható</w:t>
        </w:r>
        <w:r>
          <w:rPr>
            <w:rFonts w:ascii="Arial" w:hAnsi="Arial" w:cs="Arial"/>
          </w:rPr>
          <w:t xml:space="preserve"> összegé</w:t>
        </w:r>
      </w:ins>
      <w:ins w:id="41" w:author="Judit Biróné Zeller" w:date="2026-01-22T18:27:00Z" w16du:dateUtc="2026-01-22T17:27:00Z">
        <w:r>
          <w:rPr>
            <w:rFonts w:ascii="Arial" w:hAnsi="Arial" w:cs="Arial"/>
          </w:rPr>
          <w:t>t</w:t>
        </w:r>
      </w:ins>
      <w:ins w:id="42" w:author="Judit Biróné Zeller" w:date="2026-01-22T18:26:00Z" w16du:dateUtc="2026-01-22T17:26:00Z">
        <w:r>
          <w:rPr>
            <w:rFonts w:ascii="Arial" w:hAnsi="Arial" w:cs="Arial"/>
          </w:rPr>
          <w:t>. Az így kimutatott passzív időbeli elhatárolást a globális minimumadószintet biztosító kiegészítő adó összegének végleges megállapításakor (bevallásakor) kell megszüntetni az adófizetési kötelezettség ráfordítással szemben.</w:t>
        </w:r>
      </w:ins>
    </w:p>
    <w:p w14:paraId="7AF9BF8A" w14:textId="77777777" w:rsidR="00714D6B" w:rsidRDefault="00714D6B" w:rsidP="005613AE">
      <w:pPr>
        <w:jc w:val="both"/>
        <w:rPr>
          <w:ins w:id="43" w:author="Judit Biróné Zeller" w:date="2026-01-22T18:26:00Z" w16du:dateUtc="2026-01-22T17:26:00Z"/>
          <w:rFonts w:ascii="Arial" w:hAnsi="Arial" w:cs="Arial"/>
        </w:rPr>
      </w:pPr>
    </w:p>
    <w:p w14:paraId="5889CF37" w14:textId="77777777" w:rsidR="00714D6B" w:rsidRPr="00385DD2" w:rsidRDefault="00714D6B" w:rsidP="005613AE">
      <w:pPr>
        <w:jc w:val="both"/>
        <w:rPr>
          <w:rFonts w:ascii="Arial" w:hAnsi="Arial" w:cs="Arial"/>
        </w:rPr>
      </w:pPr>
    </w:p>
    <w:p w14:paraId="730C6379" w14:textId="3623798E" w:rsidR="00B95434" w:rsidRPr="00385DD2" w:rsidRDefault="00B95434" w:rsidP="005613AE">
      <w:pPr>
        <w:jc w:val="both"/>
        <w:rPr>
          <w:rFonts w:ascii="Arial" w:hAnsi="Arial" w:cs="Arial"/>
        </w:rPr>
      </w:pPr>
      <w:r>
        <w:rPr>
          <w:rFonts w:ascii="Arial" w:hAnsi="Arial" w:cs="Arial"/>
          <w:b/>
          <w:bCs/>
        </w:rPr>
        <w:t>A passzív időbeli elhatárolások között halasztott bevételként kell kimutatni</w:t>
      </w:r>
      <w:r>
        <w:rPr>
          <w:rFonts w:ascii="Arial" w:hAnsi="Arial" w:cs="Arial"/>
        </w:rPr>
        <w:t xml:space="preserve"> az egyéb bevételként vagy pénzügyi műveletek bevételeként elszámolt</w:t>
      </w:r>
    </w:p>
    <w:p w14:paraId="3D5109A6"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fejlesztési célra - visszafizetési kötelezettség nélkül - kapott, pénzügyileg rendezett támogatás, véglegesen átvett pénzeszköz összegét,</w:t>
      </w:r>
    </w:p>
    <w:p w14:paraId="68EC0656"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elengedett, valamint a harmadik személy által átvállalt kötelezettség összegét, amennyiben az a kötelezettség terhére beszerzett eszközökhöz kapcsolódik (legfeljebb a kapcsolódó eszközök nyilvántartás szerinti értékében), </w:t>
      </w:r>
    </w:p>
    <w:p w14:paraId="41BBF3B3"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térítés nélkül (visszaadási kötelezettség nélkül) átvett eszközök, továbbá az ajándékként, a hagyatékként kapott, a többletként fellelt eszközök piaci - illetve jogszabály eltérő rendelkezése esetén a jogszabály szerinti - értékét.</w:t>
      </w:r>
    </w:p>
    <w:p w14:paraId="6280E76D" w14:textId="77777777" w:rsidR="00B95434" w:rsidRDefault="00B95434" w:rsidP="000F52CD">
      <w:pPr>
        <w:spacing w:before="120"/>
        <w:jc w:val="both"/>
        <w:rPr>
          <w:rFonts w:ascii="Arial" w:hAnsi="Arial" w:cs="Arial"/>
        </w:rPr>
      </w:pPr>
      <w:r>
        <w:rPr>
          <w:rFonts w:ascii="Arial" w:hAnsi="Arial" w:cs="Arial"/>
        </w:rPr>
        <w:t>Ezeket az időbeli elhatárolásokat az eszköz bekerülési értékének, illetve bekerülési értéke arányos részének költségkénti, illetve ráfordításkénti elszámolásakor kell megszüntetni. A fejlesztési támogatás miatt kimutatott halasztott bevételt abban az esetben is meg kell szüntetni, ha visszafizetendő a támogatás. Ez utóbbi esetben a visszafizetendő támogatás ráfordításkénti elszámolásakor kell az időbeli elhatárolást megszüntetni.</w:t>
      </w:r>
    </w:p>
    <w:p w14:paraId="4C4AD83B" w14:textId="18816FE5" w:rsidR="00A04EED" w:rsidRDefault="00A04EED" w:rsidP="000F52CD">
      <w:pPr>
        <w:spacing w:before="120"/>
        <w:jc w:val="both"/>
        <w:rPr>
          <w:rFonts w:ascii="Arial" w:hAnsi="Arial" w:cs="Arial"/>
        </w:rPr>
      </w:pPr>
      <w:r>
        <w:rPr>
          <w:rFonts w:ascii="Arial" w:hAnsi="Arial" w:cs="Arial"/>
        </w:rPr>
        <w:t xml:space="preserve">A passzív időbeli elhatárolások között halasztott bevételként kell kimutatni a befektetett eszköz tartós használati, építményi, üzemeltetési, kezelési jogának átengedéséért kapott bevételt. A halasztott bevételt az alapul szolgáló szerződésben, megállapodásban meghatározott időtartam alatt, határozatlan idejű szerződés esetén öt év vagy ennél hosszabb idő alatt lehet megszüntetni. Ez utóbbit a kiegészítő mellékletben indokolni kell.</w:t>
      </w:r>
    </w:p>
    <w:p w14:paraId="063B32CB" w14:textId="77777777" w:rsidR="00B95434" w:rsidRPr="003C474C" w:rsidRDefault="00B95434" w:rsidP="005613AE">
      <w:pPr>
        <w:jc w:val="both"/>
        <w:rPr>
          <w:rFonts w:ascii="Arial" w:hAnsi="Arial" w:cs="Arial"/>
        </w:rPr>
      </w:pPr>
    </w:p>
    <w:p w14:paraId="28184255" w14:textId="77777777" w:rsidR="00B95434" w:rsidRPr="003C474C" w:rsidRDefault="00B95434" w:rsidP="005613AE">
      <w:pPr>
        <w:jc w:val="both"/>
        <w:rPr>
          <w:rFonts w:ascii="Arial" w:hAnsi="Arial" w:cs="Arial"/>
        </w:rPr>
      </w:pPr>
      <w:r>
        <w:rPr>
          <w:rFonts w:ascii="Arial" w:hAnsi="Arial" w:cs="Arial"/>
        </w:rPr>
        <w:t xml:space="preserve">A negatív üzleti vagy cégértékként kimutatott halasztott bevételt a keletkezését (az üzletág, a telephely, az üzlethálózat vásárlását) követő legalább 5 év, de legfeljebb 10 év alatt lehet az egyéb bevételekkel szemben megszüntetni. Amennyiben a vállalkozó </w:t>
        <w:lastRenderedPageBreak/>
        <w:t>a negatív üzleti vagy cégértéket 5 évnél hosszabb idő alatt írja le, azt a kiegészítő mellékletben indokolnia kell.</w:t>
      </w:r>
    </w:p>
    <w:p w14:paraId="45B56D47" w14:textId="77777777" w:rsidR="00B95434" w:rsidRPr="003C474C" w:rsidRDefault="00B95434" w:rsidP="005613AE">
      <w:pPr>
        <w:jc w:val="both"/>
        <w:rPr>
          <w:rFonts w:ascii="Arial" w:hAnsi="Arial" w:cs="Arial"/>
        </w:rPr>
      </w:pPr>
    </w:p>
    <w:p w14:paraId="068E46A8" w14:textId="77777777" w:rsidR="000F52CD" w:rsidRDefault="00B95434" w:rsidP="005613AE">
      <w:pPr>
        <w:jc w:val="both"/>
        <w:rPr>
          <w:rFonts w:ascii="Arial" w:hAnsi="Arial" w:cs="Arial"/>
          <w:b/>
          <w:bCs/>
        </w:rPr>
      </w:pPr>
      <w:r>
        <w:rPr>
          <w:rFonts w:ascii="Arial" w:hAnsi="Arial" w:cs="Arial"/>
          <w:b/>
          <w:bCs/>
        </w:rPr>
        <w:t xml:space="preserve">A negatív üzleti vagy cégértékként kimutatott halasztott bevételt a keletkezését (az üzletág, a telephely, az üzlethálózat vásárlását) követő </w:t>
      </w:r>
    </w:p>
    <w:p w14:paraId="5C2E11AF" w14:textId="61C96756" w:rsidR="00B95434" w:rsidRPr="003C474C" w:rsidRDefault="00B95434" w:rsidP="005613AE">
      <w:pPr>
        <w:jc w:val="both"/>
        <w:rPr>
          <w:rFonts w:ascii="Arial" w:hAnsi="Arial" w:cs="Arial"/>
          <w:color w:val="0000FF"/>
        </w:rPr>
      </w:pPr>
      <w:r>
        <w:rPr>
          <w:rFonts w:ascii="Arial" w:hAnsi="Arial" w:cs="Arial"/>
          <w:color w:val="0000FF"/>
        </w:rPr>
        <w:t>5 év alatt írjuk le</w:t>
      </w:r>
    </w:p>
    <w:p w14:paraId="6E695F0E" w14:textId="77777777" w:rsidR="00B95434" w:rsidRDefault="00B95434" w:rsidP="005613AE">
      <w:pPr>
        <w:jc w:val="both"/>
        <w:rPr>
          <w:rFonts w:ascii="Arial" w:hAnsi="Arial" w:cs="Arial"/>
          <w:color w:val="FF0000"/>
        </w:rPr>
      </w:pPr>
    </w:p>
    <w:p w14:paraId="5B709F49" w14:textId="77777777" w:rsidR="00B95434" w:rsidRPr="000C191C" w:rsidRDefault="00B95434" w:rsidP="005613AE">
      <w:pPr>
        <w:jc w:val="both"/>
        <w:rPr>
          <w:rFonts w:ascii="Arial" w:hAnsi="Arial" w:cs="Arial"/>
          <w:color w:val="FF0000"/>
        </w:rPr>
      </w:pPr>
      <w:r>
        <w:rPr>
          <w:rFonts w:ascii="Arial" w:hAnsi="Arial" w:cs="Arial"/>
          <w:color w:val="FF0000"/>
        </w:rPr>
        <w:t>VAGY</w:t>
      </w:r>
    </w:p>
    <w:p w14:paraId="0A9B8F76" w14:textId="77777777" w:rsidR="00B95434" w:rsidRPr="003C474C"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 xml:space="preserve"> év alatt írjuk le</w:t>
      </w:r>
      <w:r>
        <w:rPr>
          <w:b/>
          <w:strike w:val="0"/>
          <w:color w:val="C00000"/>
          <w:highlight w:val="yellow"/>
        </w:rPr>
        <w:t xml:space="preserve"> [Szv 61. kérdés] </w:t>
      </w:r>
    </w:p>
    <w:p w14:paraId="0CDB507A" w14:textId="77777777" w:rsidR="00B95434" w:rsidRDefault="00B95434" w:rsidP="005613AE">
      <w:pPr>
        <w:jc w:val="both"/>
        <w:rPr>
          <w:rFonts w:ascii="Arial" w:hAnsi="Arial" w:cs="Arial"/>
          <w:color w:val="FF0000"/>
        </w:rPr>
      </w:pPr>
    </w:p>
    <w:p w14:paraId="54AB0B0C"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0D3A413" w14:textId="77777777" w:rsidR="00B95434" w:rsidRPr="003C474C" w:rsidRDefault="00B95434" w:rsidP="005613AE">
      <w:pPr>
        <w:jc w:val="both"/>
        <w:rPr>
          <w:rFonts w:ascii="Arial" w:hAnsi="Arial" w:cs="Arial"/>
          <w:color w:val="0000FF"/>
        </w:rPr>
      </w:pPr>
      <w:r>
        <w:rPr>
          <w:rFonts w:ascii="Arial" w:hAnsi="Arial" w:cs="Arial"/>
          <w:color w:val="0000FF"/>
        </w:rPr>
        <w:t>10 év alatt írjuk le</w:t>
      </w:r>
    </w:p>
    <w:p w14:paraId="124A4924" w14:textId="77777777" w:rsidR="00B95434" w:rsidRDefault="00B95434" w:rsidP="005613AE">
      <w:pPr>
        <w:jc w:val="both"/>
        <w:rPr>
          <w:rFonts w:ascii="Arial" w:hAnsi="Arial" w:cs="Arial"/>
        </w:rPr>
      </w:pPr>
    </w:p>
    <w:p w14:paraId="46E4B48F" w14:textId="09FB111C" w:rsidR="00B95434" w:rsidRDefault="00B95434" w:rsidP="005613AE">
      <w:pPr>
        <w:jc w:val="both"/>
        <w:rPr>
          <w:rFonts w:ascii="Arial" w:hAnsi="Arial" w:cs="Arial"/>
          <w:b/>
          <w:bCs/>
        </w:rPr>
      </w:pPr>
      <w:r>
        <w:rPr>
          <w:rFonts w:ascii="Arial" w:hAnsi="Arial" w:cs="Arial"/>
          <w:b/>
          <w:bCs/>
        </w:rPr>
        <w:t xml:space="preserve">Passzív időbeli elhatárolásként kell kimutatni a származékos ügyletekhez kapcsolódóan (figyelembe véve, hogy a valós értéken történő értékelés nem alkalmazzák)</w:t>
      </w:r>
    </w:p>
    <w:p w14:paraId="4EEF9A8E" w14:textId="77777777" w:rsidR="00B95434" w:rsidRDefault="00B95434" w:rsidP="005613AE">
      <w:pPr>
        <w:jc w:val="both"/>
        <w:rPr>
          <w:rFonts w:ascii="Arial" w:hAnsi="Arial" w:cs="Arial"/>
          <w:b/>
          <w:bCs/>
        </w:rPr>
      </w:pPr>
    </w:p>
    <w:p w14:paraId="590913CC" w14:textId="77777777" w:rsidR="00B95434" w:rsidRPr="00EF56E4" w:rsidRDefault="00B95434" w:rsidP="005613AE">
      <w:pPr>
        <w:pStyle w:val="uj"/>
        <w:pBdr>
          <w:left w:val="none" w:sz="0" w:space="0" w:color="auto"/>
        </w:pBdr>
        <w:spacing w:before="120" w:after="0"/>
        <w:ind w:firstLine="120"/>
        <w:rPr>
          <w:rFonts w:ascii="Arial" w:hAnsi="Arial" w:cs="Arial"/>
        </w:rPr>
      </w:pPr>
      <w:r>
        <w:rPr>
          <w:rFonts w:ascii="Arial" w:hAnsi="Arial" w:cs="Arial"/>
          <w:b/>
          <w:bCs/>
        </w:rPr>
        <w:t>a)</w:t>
      </w:r>
      <w:r>
        <w:rPr>
          <w:rFonts w:ascii="Arial" w:hAnsi="Arial" w:cs="Arial"/>
        </w:rPr>
        <w:t xml:space="preserve"> a származékos ügyletek esetén az ügylet kiírásából eredő bevételek összegét az ügylet zárásáig (a kiírt opcióért kapott opciós díjat);</w:t>
      </w:r>
    </w:p>
    <w:p w14:paraId="4C496D9F" w14:textId="77777777" w:rsidR="00B95434" w:rsidRPr="00EF56E4" w:rsidRDefault="00B95434" w:rsidP="005613AE">
      <w:pPr>
        <w:pStyle w:val="uj"/>
        <w:pBdr>
          <w:left w:val="none" w:sz="0" w:space="0" w:color="auto"/>
        </w:pBdr>
        <w:spacing w:before="120" w:after="0"/>
        <w:ind w:firstLine="120"/>
        <w:rPr>
          <w:rFonts w:ascii="Arial" w:hAnsi="Arial" w:cs="Arial"/>
        </w:rPr>
      </w:pPr>
      <w:r>
        <w:rPr>
          <w:rFonts w:ascii="Arial" w:hAnsi="Arial" w:cs="Arial"/>
          <w:b/>
          <w:bCs/>
        </w:rPr>
        <w:t>b)</w:t>
      </w:r>
      <w:r>
        <w:rPr>
          <w:rFonts w:ascii="Arial" w:hAnsi="Arial" w:cs="Arial"/>
        </w:rPr>
        <w:t xml:space="preserve"> a fedezeti vagy nem fedezeti célú kamat swap ügyletek esetén az utolsó kamatfixálás időpontja és a fordulónap közötti időszakra eső, fizetendő kamatkülönbözetet az adott kamatperiódussal kapcsolatos elszámolásig;</w:t>
      </w:r>
    </w:p>
    <w:p w14:paraId="37FF57E9" w14:textId="4D67BE49" w:rsidR="00B95434" w:rsidRPr="00EF56E4" w:rsidRDefault="00B95434" w:rsidP="005613AE">
      <w:pPr>
        <w:pStyle w:val="uj"/>
        <w:pBdr>
          <w:left w:val="none" w:sz="0" w:space="0" w:color="auto"/>
        </w:pBdr>
        <w:spacing w:before="120" w:after="0"/>
        <w:ind w:firstLine="120"/>
        <w:rPr>
          <w:rFonts w:ascii="Arial" w:hAnsi="Arial" w:cs="Arial"/>
        </w:rPr>
      </w:pPr>
      <w:r>
        <w:rPr>
          <w:rFonts w:ascii="Arial" w:hAnsi="Arial" w:cs="Arial"/>
          <w:b/>
          <w:bCs/>
        </w:rPr>
        <w:t xml:space="preserve">c) </w:t>
      </w:r>
      <w:r>
        <w:rPr>
          <w:rFonts w:ascii="Arial" w:hAnsi="Arial" w:cs="Arial"/>
        </w:rPr>
        <w:t xml:space="preserve">valamennyi, származékos ügyleteknek minősülő, fedezeti vagy nem fedezeti célú határidős, opciós és swap ügyletvárható veszteségének (fordulónapi valós értékének vagy belső értékének)az ügylethez kapcsolódóan elszámolt passzív időbeli elhatárolásokkal csökkentett, aktív időbeli elhatárolásokkal növelt együttes összege figyelembevételével fennálló veszteségjellegű összeget, azon cash-flow fedezeti ügyletek hatékony része kivételével, amelyekre a fedezeti elszámolást alkalmazzák vagy amelyekre a fedezeti elszámolást meg kellett szüntetni, mert a fedezeti ügylet már nem felel meg a fedezeti elszámolás feltételeinek, de amelyek esetében a fedezett alapügylet várhatóan bekövetkezik. Az elhatárolt összeget jellegétől függően a fizetendő (fizetett) kamatokkal és kamatjellegű ráfordításokkal, vagy a pénzügyi műveletek egyéb ráfordításaival szemben kell elszámolni.;</w:t>
      </w:r>
    </w:p>
    <w:p w14:paraId="59DC55BE" w14:textId="77777777" w:rsidR="00B95434" w:rsidRPr="000F52CD" w:rsidRDefault="00B95434" w:rsidP="005613AE">
      <w:pPr>
        <w:spacing w:before="120"/>
        <w:ind w:firstLine="120"/>
        <w:jc w:val="both"/>
        <w:rPr>
          <w:rFonts w:ascii="Arial" w:hAnsi="Arial" w:cs="Arial"/>
        </w:rPr>
      </w:pPr>
      <w:r>
        <w:rPr>
          <w:rFonts w:ascii="Arial" w:hAnsi="Arial" w:cs="Arial"/>
          <w:b/>
          <w:bCs/>
        </w:rPr>
        <w:t>d)</w:t>
      </w:r>
      <w:r>
        <w:rPr>
          <w:rFonts w:ascii="Arial" w:hAnsi="Arial" w:cs="Arial"/>
        </w:rPr>
        <w:t xml:space="preserve"> az alapügyletnél korábban lezárult cash-flow fedezeti ügylet realizált nyereségéből a később lezáruló alapügylet várható veszteségét vagy pénzáramlását ellentételező, kiegészítő részt (a hatékony fedezetet);</w:t>
      </w:r>
    </w:p>
    <w:p w14:paraId="74D23A87" w14:textId="77777777" w:rsidR="00B95434" w:rsidRPr="000F52CD" w:rsidRDefault="00B95434" w:rsidP="005613AE">
      <w:pPr>
        <w:spacing w:before="120"/>
        <w:ind w:firstLine="120"/>
        <w:jc w:val="both"/>
        <w:rPr>
          <w:rFonts w:ascii="Arial" w:hAnsi="Arial" w:cs="Arial"/>
        </w:rPr>
      </w:pPr>
      <w:r>
        <w:rPr>
          <w:rFonts w:ascii="Arial" w:hAnsi="Arial" w:cs="Arial"/>
          <w:b/>
          <w:bCs/>
        </w:rPr>
        <w:t>e)</w:t>
      </w:r>
      <w:r>
        <w:rPr>
          <w:rFonts w:ascii="Arial" w:hAnsi="Arial" w:cs="Arial"/>
        </w:rPr>
        <w:t xml:space="preserve"> a már lezárult alapügyletet követően, később lezáruló cash-flow fedezeti ügylet várható veszteségének (belső értékének) az alapügylet realizált nyereségét vagy pénzáramlását ellentételező, kiegészítő részét (a hatékony fedezetet).</w:t>
      </w:r>
    </w:p>
    <w:p w14:paraId="18873EBD" w14:textId="7FCC0E73" w:rsidR="00B95434" w:rsidRPr="009E2F57" w:rsidRDefault="00B95434" w:rsidP="009E2F57">
      <w:pPr>
        <w:pStyle w:val="uj"/>
        <w:pBdr>
          <w:left w:val="none" w:sz="0" w:space="0" w:color="auto"/>
        </w:pBdr>
        <w:spacing w:before="120" w:after="0"/>
        <w:ind w:firstLine="0"/>
        <w:rPr>
          <w:rFonts w:ascii="Arial" w:hAnsi="Arial" w:cs="Arial"/>
        </w:rPr>
      </w:pPr>
      <w:r>
        <w:rPr>
          <w:rFonts w:ascii="Arial" w:hAnsi="Arial" w:cs="Arial"/>
        </w:rPr>
        <w:t xml:space="preserve">Passzív időbeli elhatárolásként kell továbbá kimutatni a kötelezettségekkel szemben, az eszköz vagy kötelezettség bekerülésével járó, biztos elkötelezettséget jelentő vagy előrejelzett alapügyletet fedező cash-flow fedezeti ügylet realizált hatékony eredményének, valamint a fenti d)-e) pontban elhatárolt eredményének az alapügylet zárásakor bekerülő kötelezettség értékét módosító tételként való elszámolása miatt a kötelezettség visszafizetendő összege és bekerülési értéke közötti különbözetet, ha a visszafizetendő összeg a kisebb. Az így kimutatott passzív időbeli elhatárolást a kötelezettség kivezetésekor, a kivezetett könyv szerinti értékkel arányos összegben kell megszüntetni a pénzügyi műveletek egyéb bevételeivel szemben</w:t>
      </w:r>
    </w:p>
    <w:p w14:paraId="177EA8D6" w14:textId="77777777" w:rsidR="00B95434" w:rsidRPr="003C474C" w:rsidRDefault="00B95434" w:rsidP="005613AE">
      <w:pPr>
        <w:jc w:val="both"/>
        <w:rPr>
          <w:rFonts w:ascii="Arial" w:hAnsi="Arial" w:cs="Arial"/>
        </w:rPr>
      </w:pPr>
    </w:p>
    <w:p w14:paraId="711FDADA" w14:textId="5F46957B" w:rsidR="00B95434" w:rsidRPr="003C474C" w:rsidRDefault="000F52CD" w:rsidP="005613AE">
      <w:pPr>
        <w:jc w:val="both"/>
        <w:rPr>
          <w:rFonts w:ascii="Arial" w:hAnsi="Arial" w:cs="Arial"/>
        </w:rPr>
      </w:pPr>
      <w:r>
        <w:rPr>
          <w:rFonts w:ascii="Arial" w:hAnsi="Arial" w:cs="Arial"/>
        </w:rPr>
        <w:t>Terven felüli értékcsökkenést kell az immateriális jószágnál, a tárgyi eszköznél elszámolni akkor, ha</w:t>
      </w:r>
    </w:p>
    <w:p w14:paraId="6E1BD77A" w14:textId="31E17D3B" w:rsidR="00B95434" w:rsidRDefault="00B95434">
      <w:pPr>
        <w:numPr>
          <w:ilvl w:val="0"/>
          <w:numId w:val="14"/>
        </w:numPr>
        <w:spacing w:before="120"/>
        <w:ind w:left="714" w:hanging="357"/>
        <w:jc w:val="both"/>
        <w:rPr>
          <w:rFonts w:ascii="Arial" w:hAnsi="Arial" w:cs="Arial"/>
        </w:rPr>
      </w:pPr>
      <w:r>
        <w:rPr>
          <w:rFonts w:ascii="Arial" w:hAnsi="Arial" w:cs="Arial"/>
        </w:rPr>
        <w:t>az immateriális jószág, a tárgyi eszköz (ideértve a beruházást is) könyv szerinti értéke tartósan és jelentősen magasabb, mint ezen eszköz piaci értéke;</w:t>
      </w:r>
    </w:p>
    <w:p w14:paraId="3D264DF2" w14:textId="77777777" w:rsidR="00B95434" w:rsidRDefault="00B95434">
      <w:pPr>
        <w:numPr>
          <w:ilvl w:val="0"/>
          <w:numId w:val="14"/>
        </w:numPr>
        <w:spacing w:before="120"/>
        <w:ind w:left="714" w:hanging="357"/>
        <w:jc w:val="both"/>
        <w:rPr>
          <w:rFonts w:ascii="Arial" w:hAnsi="Arial" w:cs="Arial"/>
        </w:rPr>
      </w:pPr>
      <w:r>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018902AD"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a vagyoni értékű jog a szerződés módosulása miatt csak korlátozottan vagy egyáltalán nem érvényesíthető;</w:t>
      </w:r>
    </w:p>
    <w:p w14:paraId="00385E73" w14:textId="77777777" w:rsidR="00B95434" w:rsidRDefault="00B95434">
      <w:pPr>
        <w:numPr>
          <w:ilvl w:val="0"/>
          <w:numId w:val="14"/>
        </w:numPr>
        <w:spacing w:before="120"/>
        <w:ind w:left="714" w:hanging="357"/>
        <w:jc w:val="both"/>
        <w:rPr>
          <w:rFonts w:ascii="Arial" w:hAnsi="Arial" w:cs="Arial"/>
        </w:rPr>
      </w:pPr>
      <w:r>
        <w:rPr>
          <w:rFonts w:ascii="Arial" w:hAnsi="Arial" w:cs="Arial"/>
        </w:rPr>
        <w:t>a befejezett kísérleti fejlesztés révén megvalósuló tevékenységet korlátozzák vagy megszüntetik, illetve az eredménytelen lesz.</w:t>
      </w:r>
    </w:p>
    <w:p w14:paraId="0D8C0CB7" w14:textId="77777777" w:rsidR="00B95434" w:rsidRDefault="00B95434">
      <w:pPr>
        <w:numPr>
          <w:ilvl w:val="0"/>
          <w:numId w:val="14"/>
        </w:numPr>
        <w:spacing w:before="120"/>
        <w:ind w:left="714" w:hanging="357"/>
        <w:jc w:val="both"/>
        <w:rPr>
          <w:rFonts w:ascii="Arial" w:hAnsi="Arial" w:cs="Arial"/>
        </w:rPr>
      </w:pPr>
      <w:r>
        <w:rPr>
          <w:rFonts w:ascii="Arial" w:hAnsi="Arial" w:cs="Arial"/>
        </w:rPr>
        <w:t xml:space="preserve">az üzleti vagy cégérték vagy az alapítás-átszervezés aktivált értékének könyv szerinti értéke – a jövőbeni gazdasági hasznokra vonatkozó várakozásokat befolyásoló körülmények változása következtében – </w:t>
      </w:r>
      <w:r>
        <w:rPr>
          <w:rFonts w:ascii="Arial" w:hAnsi="Arial" w:cs="Arial"/>
          <w:b/>
          <w:bCs/>
        </w:rPr>
        <w:t>tartósan és jelentősen</w:t>
      </w:r>
      <w:r>
        <w:rPr>
          <w:rFonts w:ascii="Arial" w:hAnsi="Arial" w:cs="Arial"/>
        </w:rPr>
        <w:t xml:space="preserve"> meghaladja annak piaci értékét (a várható megtérülésként meghatározott összeget).</w:t>
      </w:r>
    </w:p>
    <w:p w14:paraId="50D08A87" w14:textId="77777777" w:rsidR="00B95434" w:rsidRDefault="00B95434" w:rsidP="005613AE">
      <w:pPr>
        <w:jc w:val="both"/>
        <w:rPr>
          <w:rFonts w:ascii="Arial" w:hAnsi="Arial" w:cs="Arial"/>
        </w:rPr>
      </w:pPr>
    </w:p>
    <w:p w14:paraId="6B5F3A67" w14:textId="3FB707A8" w:rsidR="00B95434" w:rsidRPr="00745AA9" w:rsidRDefault="00B95434" w:rsidP="005613AE">
      <w:pPr>
        <w:jc w:val="both"/>
        <w:rPr>
          <w:rFonts w:ascii="Arial" w:hAnsi="Arial" w:cs="Arial"/>
          <w:b/>
          <w:bCs/>
        </w:rPr>
      </w:pPr>
      <w:r>
        <w:rPr>
          <w:rFonts w:ascii="Arial" w:hAnsi="Arial" w:cs="Arial"/>
          <w:b/>
          <w:bCs/>
        </w:rPr>
        <w:t xml:space="preserve">A könyv szerinti érték és a piaci érték közötti különbséget jelentősnek tekintjük az alábbiak szerint:</w:t>
      </w:r>
    </w:p>
    <w:p w14:paraId="3F5067B2" w14:textId="77777777" w:rsidR="00B95434" w:rsidRDefault="00B95434" w:rsidP="005613AE">
      <w:pPr>
        <w:jc w:val="both"/>
        <w:rPr>
          <w:rFonts w:ascii="Arial" w:hAnsi="Arial" w:cs="Arial"/>
        </w:rPr>
      </w:pPr>
    </w:p>
    <w:tbl>
      <w:tblPr>
        <w:tblW w:w="0" w:type="auto"/>
        <w:jc w:val="center"/>
        <w:tblLook w:val="01E0" w:firstRow="1" w:lastRow="1" w:firstColumn="1" w:lastColumn="1" w:noHBand="0" w:noVBand="0"/>
      </w:tblPr>
      <w:tblGrid>
        <w:gridCol w:w="836"/>
        <w:gridCol w:w="2995"/>
        <w:gridCol w:w="2303"/>
        <w:gridCol w:w="2303"/>
      </w:tblGrid>
      <w:tr w:rsidR="00B95434" w:rsidRPr="00354F00" w14:paraId="2E7E550A" w14:textId="77777777">
        <w:trPr>
          <w:jc w:val="center"/>
        </w:trPr>
        <w:tc>
          <w:tcPr>
            <w:tcW w:w="836" w:type="dxa"/>
            <w:vMerge w:val="restart"/>
          </w:tcPr>
          <w:p w14:paraId="0AA6EF42" w14:textId="77777777" w:rsidR="00B95434" w:rsidRPr="00354F00" w:rsidRDefault="00B95434" w:rsidP="005613AE">
            <w:pPr>
              <w:jc w:val="both"/>
              <w:rPr>
                <w:rFonts w:ascii="Arial" w:hAnsi="Arial" w:cs="Arial"/>
              </w:rPr>
            </w:pPr>
          </w:p>
        </w:tc>
        <w:tc>
          <w:tcPr>
            <w:tcW w:w="2995" w:type="dxa"/>
            <w:vMerge w:val="restart"/>
          </w:tcPr>
          <w:p w14:paraId="4135776A" w14:textId="77777777" w:rsidR="00B95434" w:rsidRPr="00354F00" w:rsidRDefault="00B95434" w:rsidP="005613AE">
            <w:pPr>
              <w:jc w:val="center"/>
              <w:rPr>
                <w:rFonts w:ascii="Arial" w:hAnsi="Arial" w:cs="Arial"/>
                <w:b/>
                <w:bCs/>
              </w:rPr>
            </w:pPr>
            <w:r>
              <w:rPr>
                <w:rFonts w:ascii="Arial" w:hAnsi="Arial" w:cs="Arial"/>
                <w:b/>
                <w:bCs/>
              </w:rPr>
              <w:t>Kategória</w:t>
            </w:r>
          </w:p>
        </w:tc>
        <w:tc>
          <w:tcPr>
            <w:tcW w:w="4606" w:type="dxa"/>
            <w:gridSpan w:val="2"/>
          </w:tcPr>
          <w:p w14:paraId="3B32FF71" w14:textId="77777777" w:rsidR="00B95434" w:rsidRPr="00354F00" w:rsidRDefault="00B95434" w:rsidP="005613AE">
            <w:pPr>
              <w:jc w:val="center"/>
              <w:rPr>
                <w:rFonts w:ascii="Arial" w:hAnsi="Arial" w:cs="Arial"/>
                <w:b/>
                <w:bCs/>
              </w:rPr>
            </w:pPr>
            <w:r>
              <w:rPr>
                <w:rFonts w:ascii="Arial" w:hAnsi="Arial" w:cs="Arial"/>
                <w:b/>
                <w:bCs/>
              </w:rPr>
              <w:t>Eltérés</w:t>
            </w:r>
          </w:p>
        </w:tc>
      </w:tr>
      <w:tr w:rsidR="00B95434" w:rsidRPr="00354F00" w14:paraId="36C3909F" w14:textId="77777777">
        <w:trPr>
          <w:jc w:val="center"/>
        </w:trPr>
        <w:tc>
          <w:tcPr>
            <w:tcW w:w="836" w:type="dxa"/>
            <w:vMerge/>
          </w:tcPr>
          <w:p w14:paraId="3F9122F2" w14:textId="77777777" w:rsidR="00B95434" w:rsidRPr="00354F00" w:rsidRDefault="00B95434" w:rsidP="005613AE">
            <w:pPr>
              <w:jc w:val="both"/>
              <w:rPr>
                <w:rFonts w:ascii="Arial" w:hAnsi="Arial" w:cs="Arial"/>
              </w:rPr>
            </w:pPr>
          </w:p>
        </w:tc>
        <w:tc>
          <w:tcPr>
            <w:tcW w:w="2995" w:type="dxa"/>
            <w:vMerge/>
          </w:tcPr>
          <w:p w14:paraId="3DF66E3D" w14:textId="77777777" w:rsidR="00B95434" w:rsidRPr="00354F00" w:rsidRDefault="00B95434" w:rsidP="005613AE">
            <w:pPr>
              <w:jc w:val="center"/>
              <w:rPr>
                <w:rFonts w:ascii="Arial" w:hAnsi="Arial" w:cs="Arial"/>
                <w:b/>
                <w:bCs/>
              </w:rPr>
            </w:pPr>
          </w:p>
        </w:tc>
        <w:tc>
          <w:tcPr>
            <w:tcW w:w="2303" w:type="dxa"/>
          </w:tcPr>
          <w:p w14:paraId="31EFE936" w14:textId="77777777" w:rsidR="00B95434" w:rsidRPr="00354F00" w:rsidRDefault="00B95434" w:rsidP="005613AE">
            <w:pPr>
              <w:jc w:val="center"/>
              <w:rPr>
                <w:rFonts w:ascii="Arial" w:hAnsi="Arial" w:cs="Arial"/>
                <w:b/>
                <w:bCs/>
              </w:rPr>
            </w:pPr>
            <w:r>
              <w:rPr>
                <w:rFonts w:ascii="Arial" w:hAnsi="Arial" w:cs="Arial"/>
                <w:b/>
                <w:bCs/>
              </w:rPr>
              <w:t>Százalék</w:t>
            </w:r>
          </w:p>
        </w:tc>
        <w:tc>
          <w:tcPr>
            <w:tcW w:w="2303" w:type="dxa"/>
          </w:tcPr>
          <w:p w14:paraId="5BD2884B" w14:textId="77777777" w:rsidR="00B95434" w:rsidRPr="00354F00" w:rsidRDefault="00B95434" w:rsidP="005613AE">
            <w:pPr>
              <w:jc w:val="center"/>
              <w:rPr>
                <w:rFonts w:ascii="Arial" w:hAnsi="Arial" w:cs="Arial"/>
                <w:b/>
                <w:bCs/>
              </w:rPr>
            </w:pPr>
            <w:r>
              <w:rPr>
                <w:rFonts w:ascii="Arial" w:hAnsi="Arial" w:cs="Arial"/>
                <w:b/>
                <w:bCs/>
              </w:rPr>
              <w:t>Érték (E Ft)</w:t>
            </w:r>
          </w:p>
        </w:tc>
      </w:tr>
      <w:tr w:rsidR="00B95434" w:rsidRPr="00354F00" w14:paraId="4619EC8E" w14:textId="77777777">
        <w:trPr>
          <w:jc w:val="center"/>
        </w:trPr>
        <w:tc>
          <w:tcPr>
            <w:tcW w:w="836" w:type="dxa"/>
          </w:tcPr>
          <w:p w14:paraId="078FE268" w14:textId="77777777" w:rsidR="00B95434" w:rsidRPr="00354F00" w:rsidRDefault="00B95434" w:rsidP="005613AE">
            <w:pPr>
              <w:jc w:val="both"/>
              <w:rPr>
                <w:rFonts w:ascii="Arial" w:hAnsi="Arial" w:cs="Arial"/>
              </w:rPr>
            </w:pPr>
            <w:r>
              <w:rPr>
                <w:rFonts w:ascii="Arial" w:hAnsi="Arial" w:cs="Arial"/>
              </w:rPr>
              <w:t>I.</w:t>
            </w:r>
          </w:p>
        </w:tc>
        <w:tc>
          <w:tcPr>
            <w:tcW w:w="2995" w:type="dxa"/>
          </w:tcPr>
          <w:p w14:paraId="35ED5D90" w14:textId="77777777" w:rsidR="00B95434" w:rsidRPr="00354F00" w:rsidRDefault="00B95434" w:rsidP="005613AE">
            <w:pPr>
              <w:jc w:val="both"/>
              <w:rPr>
                <w:rFonts w:ascii="Arial" w:hAnsi="Arial" w:cs="Arial"/>
              </w:rPr>
            </w:pPr>
            <w:r>
              <w:rPr>
                <w:rFonts w:ascii="Arial" w:hAnsi="Arial" w:cs="Arial"/>
              </w:rPr>
              <w:t>Immateriális javak</w:t>
            </w:r>
          </w:p>
        </w:tc>
        <w:tc>
          <w:tcPr>
            <w:tcW w:w="2303" w:type="dxa"/>
          </w:tcPr>
          <w:p w14:paraId="6E2B367A" w14:textId="77777777" w:rsidR="00B95434" w:rsidRPr="00354F00" w:rsidRDefault="00B95434" w:rsidP="005613AE">
            <w:pPr>
              <w:jc w:val="center"/>
              <w:rPr>
                <w:rFonts w:ascii="Arial" w:hAnsi="Arial" w:cs="Arial"/>
                <w:color w:val="0000FF"/>
              </w:rPr>
            </w:pPr>
            <w:r>
              <w:rPr>
                <w:rFonts w:ascii="Arial" w:hAnsi="Arial" w:cs="Arial"/>
                <w:color w:val="0000FF"/>
              </w:rPr>
              <w:t>20 %</w:t>
            </w:r>
          </w:p>
        </w:tc>
        <w:tc>
          <w:tcPr>
            <w:tcW w:w="2303" w:type="dxa"/>
          </w:tcPr>
          <w:p w14:paraId="0AD5C602" w14:textId="77777777" w:rsidR="00B95434" w:rsidRPr="00354F00" w:rsidRDefault="00B95434" w:rsidP="005613AE">
            <w:pPr>
              <w:jc w:val="both"/>
              <w:rPr>
                <w:rFonts w:ascii="Arial" w:hAnsi="Arial" w:cs="Arial"/>
              </w:rPr>
            </w:pPr>
          </w:p>
        </w:tc>
      </w:tr>
      <w:tr w:rsidR="00B95434" w:rsidRPr="00354F00" w14:paraId="1F20553F" w14:textId="77777777">
        <w:trPr>
          <w:jc w:val="center"/>
        </w:trPr>
        <w:tc>
          <w:tcPr>
            <w:tcW w:w="836" w:type="dxa"/>
          </w:tcPr>
          <w:p w14:paraId="6B94D568" w14:textId="77777777" w:rsidR="00B95434" w:rsidRPr="00354F00" w:rsidRDefault="00B95434" w:rsidP="005613AE">
            <w:pPr>
              <w:jc w:val="both"/>
              <w:rPr>
                <w:rFonts w:ascii="Arial" w:hAnsi="Arial" w:cs="Arial"/>
              </w:rPr>
            </w:pPr>
            <w:r>
              <w:rPr>
                <w:rFonts w:ascii="Arial" w:hAnsi="Arial" w:cs="Arial"/>
              </w:rPr>
              <w:t>II.</w:t>
            </w:r>
          </w:p>
        </w:tc>
        <w:tc>
          <w:tcPr>
            <w:tcW w:w="2995" w:type="dxa"/>
          </w:tcPr>
          <w:p w14:paraId="47CBDE1B" w14:textId="77777777" w:rsidR="00B95434" w:rsidRPr="00354F00" w:rsidRDefault="00B95434" w:rsidP="005613AE">
            <w:pPr>
              <w:jc w:val="both"/>
              <w:rPr>
                <w:rFonts w:ascii="Arial" w:hAnsi="Arial" w:cs="Arial"/>
              </w:rPr>
            </w:pPr>
            <w:r>
              <w:rPr>
                <w:rFonts w:ascii="Arial" w:hAnsi="Arial" w:cs="Arial"/>
              </w:rPr>
              <w:t>Tárgyi eszközök</w:t>
            </w:r>
          </w:p>
        </w:tc>
        <w:tc>
          <w:tcPr>
            <w:tcW w:w="2303" w:type="dxa"/>
          </w:tcPr>
          <w:p w14:paraId="73149E3A"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790710E7" w14:textId="77777777" w:rsidR="00B95434" w:rsidRPr="00354F00" w:rsidRDefault="00B95434" w:rsidP="005613AE">
            <w:pPr>
              <w:jc w:val="both"/>
              <w:rPr>
                <w:rFonts w:ascii="Arial" w:hAnsi="Arial" w:cs="Arial"/>
              </w:rPr>
            </w:pPr>
          </w:p>
        </w:tc>
      </w:tr>
      <w:tr w:rsidR="00B95434" w:rsidRPr="00354F00" w14:paraId="59579E01" w14:textId="77777777">
        <w:trPr>
          <w:jc w:val="center"/>
        </w:trPr>
        <w:tc>
          <w:tcPr>
            <w:tcW w:w="836" w:type="dxa"/>
          </w:tcPr>
          <w:p w14:paraId="367317F2" w14:textId="77777777" w:rsidR="00B95434" w:rsidRPr="00354F00" w:rsidRDefault="00B95434" w:rsidP="005613AE">
            <w:pPr>
              <w:jc w:val="both"/>
              <w:rPr>
                <w:rFonts w:ascii="Arial" w:hAnsi="Arial" w:cs="Arial"/>
              </w:rPr>
            </w:pPr>
            <w:r>
              <w:rPr>
                <w:rFonts w:ascii="Arial" w:hAnsi="Arial" w:cs="Arial"/>
              </w:rPr>
              <w:t>III.</w:t>
            </w:r>
          </w:p>
        </w:tc>
        <w:tc>
          <w:tcPr>
            <w:tcW w:w="2995" w:type="dxa"/>
          </w:tcPr>
          <w:p w14:paraId="786A7262" w14:textId="77777777" w:rsidR="00B95434" w:rsidRPr="00354F00" w:rsidRDefault="00B95434" w:rsidP="005613AE">
            <w:pPr>
              <w:rPr>
                <w:rFonts w:ascii="Arial" w:hAnsi="Arial" w:cs="Arial"/>
              </w:rPr>
            </w:pPr>
            <w:r>
              <w:rPr>
                <w:rFonts w:ascii="Arial" w:hAnsi="Arial" w:cs="Arial"/>
              </w:rPr>
              <w:t>Befektetett pénzügyi eszközök</w:t>
            </w:r>
          </w:p>
        </w:tc>
        <w:tc>
          <w:tcPr>
            <w:tcW w:w="2303" w:type="dxa"/>
          </w:tcPr>
          <w:p w14:paraId="26B300C8"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3C31B0C7" w14:textId="77777777" w:rsidR="00B95434" w:rsidRPr="00354F00" w:rsidRDefault="00B95434" w:rsidP="005613AE">
            <w:pPr>
              <w:jc w:val="both"/>
              <w:rPr>
                <w:rFonts w:ascii="Arial" w:hAnsi="Arial" w:cs="Arial"/>
              </w:rPr>
            </w:pPr>
          </w:p>
        </w:tc>
      </w:tr>
      <w:tr w:rsidR="00B95434" w:rsidRPr="00354F00" w14:paraId="3D390125" w14:textId="77777777">
        <w:trPr>
          <w:jc w:val="center"/>
        </w:trPr>
        <w:tc>
          <w:tcPr>
            <w:tcW w:w="836" w:type="dxa"/>
          </w:tcPr>
          <w:p w14:paraId="115572CB" w14:textId="77777777" w:rsidR="00B95434" w:rsidRPr="00354F00" w:rsidRDefault="00B95434" w:rsidP="005613AE">
            <w:pPr>
              <w:jc w:val="both"/>
              <w:rPr>
                <w:rFonts w:ascii="Arial" w:hAnsi="Arial" w:cs="Arial"/>
              </w:rPr>
            </w:pPr>
            <w:r>
              <w:rPr>
                <w:rFonts w:ascii="Arial" w:hAnsi="Arial" w:cs="Arial"/>
              </w:rPr>
              <w:t>IV.</w:t>
            </w:r>
          </w:p>
        </w:tc>
        <w:tc>
          <w:tcPr>
            <w:tcW w:w="2995" w:type="dxa"/>
          </w:tcPr>
          <w:p w14:paraId="162194D7" w14:textId="77777777" w:rsidR="00B95434" w:rsidRPr="00354F00" w:rsidRDefault="00B95434" w:rsidP="005613AE">
            <w:pPr>
              <w:jc w:val="both"/>
              <w:rPr>
                <w:rFonts w:ascii="Arial" w:hAnsi="Arial" w:cs="Arial"/>
              </w:rPr>
            </w:pPr>
            <w:r>
              <w:rPr>
                <w:rFonts w:ascii="Arial" w:hAnsi="Arial" w:cs="Arial"/>
              </w:rPr>
              <w:t>Készletek</w:t>
            </w:r>
          </w:p>
        </w:tc>
        <w:tc>
          <w:tcPr>
            <w:tcW w:w="2303" w:type="dxa"/>
          </w:tcPr>
          <w:p w14:paraId="2157AD56"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3BA17CAE" w14:textId="77777777" w:rsidR="00B95434" w:rsidRPr="00354F00" w:rsidRDefault="00B95434" w:rsidP="005613AE">
            <w:pPr>
              <w:jc w:val="both"/>
              <w:rPr>
                <w:rFonts w:ascii="Arial" w:hAnsi="Arial" w:cs="Arial"/>
              </w:rPr>
            </w:pPr>
          </w:p>
        </w:tc>
      </w:tr>
      <w:tr w:rsidR="00B95434" w:rsidRPr="00354F00" w14:paraId="00FA4BF1" w14:textId="77777777">
        <w:trPr>
          <w:jc w:val="center"/>
        </w:trPr>
        <w:tc>
          <w:tcPr>
            <w:tcW w:w="836" w:type="dxa"/>
          </w:tcPr>
          <w:p w14:paraId="4EEDAB6D" w14:textId="77777777" w:rsidR="00B95434" w:rsidRPr="00354F00" w:rsidRDefault="00B95434" w:rsidP="005613AE">
            <w:pPr>
              <w:jc w:val="both"/>
              <w:rPr>
                <w:rFonts w:ascii="Arial" w:hAnsi="Arial" w:cs="Arial"/>
              </w:rPr>
            </w:pPr>
            <w:r>
              <w:rPr>
                <w:rFonts w:ascii="Arial" w:hAnsi="Arial" w:cs="Arial"/>
              </w:rPr>
              <w:t>V.</w:t>
            </w:r>
          </w:p>
        </w:tc>
        <w:tc>
          <w:tcPr>
            <w:tcW w:w="2995" w:type="dxa"/>
          </w:tcPr>
          <w:p w14:paraId="0ED65D47" w14:textId="77777777" w:rsidR="00B95434" w:rsidRPr="00354F00" w:rsidRDefault="00B95434" w:rsidP="005613AE">
            <w:pPr>
              <w:jc w:val="both"/>
              <w:rPr>
                <w:rFonts w:ascii="Arial" w:hAnsi="Arial" w:cs="Arial"/>
              </w:rPr>
            </w:pPr>
            <w:r>
              <w:rPr>
                <w:rFonts w:ascii="Arial" w:hAnsi="Arial" w:cs="Arial"/>
              </w:rPr>
              <w:t>Követelések</w:t>
            </w:r>
          </w:p>
        </w:tc>
        <w:tc>
          <w:tcPr>
            <w:tcW w:w="2303" w:type="dxa"/>
          </w:tcPr>
          <w:p w14:paraId="50C516C1"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3406B92A" w14:textId="77777777" w:rsidR="00B95434" w:rsidRPr="00354F00" w:rsidRDefault="00B95434" w:rsidP="005613AE">
            <w:pPr>
              <w:jc w:val="both"/>
              <w:rPr>
                <w:rFonts w:ascii="Arial" w:hAnsi="Arial" w:cs="Arial"/>
              </w:rPr>
            </w:pPr>
          </w:p>
        </w:tc>
      </w:tr>
      <w:tr w:rsidR="00B95434" w:rsidRPr="00354F00" w14:paraId="61044322" w14:textId="77777777">
        <w:trPr>
          <w:jc w:val="center"/>
        </w:trPr>
        <w:tc>
          <w:tcPr>
            <w:tcW w:w="836" w:type="dxa"/>
          </w:tcPr>
          <w:p w14:paraId="1D3FFB33" w14:textId="77777777" w:rsidR="00B95434" w:rsidRPr="00354F00" w:rsidRDefault="00B95434" w:rsidP="005613AE">
            <w:pPr>
              <w:jc w:val="both"/>
              <w:rPr>
                <w:rFonts w:ascii="Arial" w:hAnsi="Arial" w:cs="Arial"/>
              </w:rPr>
            </w:pPr>
            <w:r>
              <w:rPr>
                <w:rFonts w:ascii="Arial" w:hAnsi="Arial" w:cs="Arial"/>
              </w:rPr>
              <w:t>VI.</w:t>
            </w:r>
          </w:p>
        </w:tc>
        <w:tc>
          <w:tcPr>
            <w:tcW w:w="2995" w:type="dxa"/>
          </w:tcPr>
          <w:p w14:paraId="3A94922B" w14:textId="77777777" w:rsidR="00B95434" w:rsidRPr="00354F00" w:rsidRDefault="00B95434" w:rsidP="005613AE">
            <w:pPr>
              <w:jc w:val="both"/>
              <w:rPr>
                <w:rFonts w:ascii="Arial" w:hAnsi="Arial" w:cs="Arial"/>
              </w:rPr>
            </w:pPr>
            <w:r>
              <w:rPr>
                <w:rFonts w:ascii="Arial" w:hAnsi="Arial" w:cs="Arial"/>
              </w:rPr>
              <w:t>Értékpapírok</w:t>
            </w:r>
          </w:p>
        </w:tc>
        <w:tc>
          <w:tcPr>
            <w:tcW w:w="2303" w:type="dxa"/>
          </w:tcPr>
          <w:p w14:paraId="70B85B44"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6B92278D" w14:textId="77777777" w:rsidR="00B95434" w:rsidRPr="00354F00" w:rsidRDefault="00B95434" w:rsidP="005613AE">
            <w:pPr>
              <w:jc w:val="both"/>
              <w:rPr>
                <w:rFonts w:ascii="Arial" w:hAnsi="Arial" w:cs="Arial"/>
              </w:rPr>
            </w:pPr>
          </w:p>
        </w:tc>
      </w:tr>
      <w:tr w:rsidR="00B95434" w:rsidRPr="00354F00" w14:paraId="4734E489" w14:textId="77777777">
        <w:trPr>
          <w:jc w:val="center"/>
        </w:trPr>
        <w:tc>
          <w:tcPr>
            <w:tcW w:w="836" w:type="dxa"/>
          </w:tcPr>
          <w:p w14:paraId="7B905361" w14:textId="77777777" w:rsidR="00B95434" w:rsidRPr="00354F00" w:rsidRDefault="00B95434" w:rsidP="005613AE">
            <w:pPr>
              <w:jc w:val="both"/>
              <w:rPr>
                <w:rFonts w:ascii="Arial" w:hAnsi="Arial" w:cs="Arial"/>
              </w:rPr>
            </w:pPr>
            <w:r>
              <w:rPr>
                <w:rFonts w:ascii="Arial" w:hAnsi="Arial" w:cs="Arial"/>
              </w:rPr>
              <w:t>VII.</w:t>
            </w:r>
          </w:p>
        </w:tc>
        <w:tc>
          <w:tcPr>
            <w:tcW w:w="2995" w:type="dxa"/>
          </w:tcPr>
          <w:p w14:paraId="6ADB9CE2" w14:textId="77777777" w:rsidR="00B95434" w:rsidRPr="00354F00" w:rsidRDefault="00B95434" w:rsidP="005613AE">
            <w:pPr>
              <w:jc w:val="both"/>
              <w:rPr>
                <w:rFonts w:ascii="Arial" w:hAnsi="Arial" w:cs="Arial"/>
              </w:rPr>
            </w:pPr>
            <w:r>
              <w:rPr>
                <w:rFonts w:ascii="Arial" w:hAnsi="Arial" w:cs="Arial"/>
              </w:rPr>
              <w:t>Pénzeszközök</w:t>
            </w:r>
          </w:p>
        </w:tc>
        <w:tc>
          <w:tcPr>
            <w:tcW w:w="2303" w:type="dxa"/>
          </w:tcPr>
          <w:p w14:paraId="061E72A1"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59204CF3" w14:textId="77777777" w:rsidR="00B95434" w:rsidRPr="00354F00" w:rsidRDefault="00B95434" w:rsidP="005613AE">
            <w:pPr>
              <w:jc w:val="both"/>
              <w:rPr>
                <w:rFonts w:ascii="Arial" w:hAnsi="Arial" w:cs="Arial"/>
              </w:rPr>
            </w:pPr>
          </w:p>
        </w:tc>
      </w:tr>
      <w:tr w:rsidR="00B95434" w:rsidRPr="00354F00" w14:paraId="3FDDC434" w14:textId="77777777">
        <w:trPr>
          <w:jc w:val="center"/>
        </w:trPr>
        <w:tc>
          <w:tcPr>
            <w:tcW w:w="836" w:type="dxa"/>
          </w:tcPr>
          <w:p w14:paraId="533048F0" w14:textId="77777777" w:rsidR="00B95434" w:rsidRPr="00354F00" w:rsidRDefault="00B95434" w:rsidP="005613AE">
            <w:pPr>
              <w:jc w:val="both"/>
              <w:rPr>
                <w:rFonts w:ascii="Arial" w:hAnsi="Arial" w:cs="Arial"/>
              </w:rPr>
            </w:pPr>
          </w:p>
        </w:tc>
        <w:tc>
          <w:tcPr>
            <w:tcW w:w="2995" w:type="dxa"/>
          </w:tcPr>
          <w:p w14:paraId="7E6B11F9" w14:textId="77777777" w:rsidR="00B95434" w:rsidRPr="00354F00" w:rsidRDefault="00B95434" w:rsidP="005613AE">
            <w:pPr>
              <w:jc w:val="both"/>
              <w:rPr>
                <w:rFonts w:ascii="Arial" w:hAnsi="Arial" w:cs="Arial"/>
              </w:rPr>
            </w:pPr>
          </w:p>
        </w:tc>
        <w:tc>
          <w:tcPr>
            <w:tcW w:w="2303" w:type="dxa"/>
          </w:tcPr>
          <w:p w14:paraId="6C9D8826" w14:textId="77777777" w:rsidR="00B95434" w:rsidRPr="00354F00" w:rsidRDefault="00B95434" w:rsidP="005613AE">
            <w:pPr>
              <w:jc w:val="center"/>
              <w:rPr>
                <w:rFonts w:ascii="Arial" w:hAnsi="Arial" w:cs="Arial"/>
                <w:color w:val="0000FF"/>
              </w:rPr>
            </w:pPr>
          </w:p>
        </w:tc>
        <w:tc>
          <w:tcPr>
            <w:tcW w:w="2303" w:type="dxa"/>
          </w:tcPr>
          <w:p w14:paraId="727CFC08" w14:textId="77777777" w:rsidR="00B95434" w:rsidRPr="00354F00" w:rsidRDefault="00B95434" w:rsidP="005613AE">
            <w:pPr>
              <w:jc w:val="both"/>
              <w:rPr>
                <w:rFonts w:ascii="Arial" w:hAnsi="Arial" w:cs="Arial"/>
              </w:rPr>
            </w:pPr>
          </w:p>
        </w:tc>
      </w:tr>
      <w:tr w:rsidR="00B95434" w:rsidRPr="00354F00" w14:paraId="18D10EF0" w14:textId="77777777">
        <w:trPr>
          <w:jc w:val="center"/>
        </w:trPr>
        <w:tc>
          <w:tcPr>
            <w:tcW w:w="836" w:type="dxa"/>
          </w:tcPr>
          <w:p w14:paraId="39BCDE20" w14:textId="77777777" w:rsidR="00B95434" w:rsidRPr="00354F00" w:rsidRDefault="00B95434" w:rsidP="005613AE">
            <w:pPr>
              <w:jc w:val="both"/>
              <w:rPr>
                <w:rFonts w:ascii="Arial" w:hAnsi="Arial" w:cs="Arial"/>
              </w:rPr>
            </w:pPr>
            <w:r>
              <w:rPr>
                <w:rFonts w:ascii="Arial" w:hAnsi="Arial" w:cs="Arial"/>
              </w:rPr>
              <w:t>VIII.</w:t>
            </w:r>
          </w:p>
        </w:tc>
        <w:tc>
          <w:tcPr>
            <w:tcW w:w="2995" w:type="dxa"/>
          </w:tcPr>
          <w:p w14:paraId="1DA2464C" w14:textId="77777777" w:rsidR="00B95434" w:rsidRPr="00354F00" w:rsidRDefault="00B95434" w:rsidP="005613AE">
            <w:pPr>
              <w:jc w:val="both"/>
              <w:rPr>
                <w:rFonts w:ascii="Arial" w:hAnsi="Arial" w:cs="Arial"/>
              </w:rPr>
            </w:pPr>
            <w:r>
              <w:rPr>
                <w:rFonts w:ascii="Arial" w:hAnsi="Arial" w:cs="Arial"/>
              </w:rPr>
              <w:t xml:space="preserve">Részesedések </w:t>
            </w:r>
          </w:p>
        </w:tc>
        <w:tc>
          <w:tcPr>
            <w:tcW w:w="2303" w:type="dxa"/>
          </w:tcPr>
          <w:p w14:paraId="756F8ED3" w14:textId="77777777" w:rsidR="00B95434" w:rsidRPr="00354F00" w:rsidRDefault="00B95434" w:rsidP="005613AE">
            <w:pPr>
              <w:jc w:val="center"/>
              <w:rPr>
                <w:color w:val="0000FF"/>
              </w:rPr>
            </w:pPr>
            <w:r>
              <w:rPr>
                <w:rFonts w:ascii="Arial" w:hAnsi="Arial" w:cs="Arial"/>
                <w:color w:val="0000FF"/>
              </w:rPr>
              <w:t>20 %</w:t>
            </w:r>
          </w:p>
        </w:tc>
        <w:tc>
          <w:tcPr>
            <w:tcW w:w="2303" w:type="dxa"/>
          </w:tcPr>
          <w:p w14:paraId="53C71DDA" w14:textId="77777777" w:rsidR="00B95434" w:rsidRPr="00354F00" w:rsidRDefault="00B95434" w:rsidP="005613AE">
            <w:pPr>
              <w:jc w:val="both"/>
              <w:rPr>
                <w:rFonts w:ascii="Arial" w:hAnsi="Arial" w:cs="Arial"/>
              </w:rPr>
            </w:pPr>
          </w:p>
        </w:tc>
      </w:tr>
      <w:tr w:rsidR="00B95434" w:rsidRPr="00354F00" w14:paraId="151DB238" w14:textId="77777777">
        <w:trPr>
          <w:jc w:val="center"/>
        </w:trPr>
        <w:tc>
          <w:tcPr>
            <w:tcW w:w="836" w:type="dxa"/>
          </w:tcPr>
          <w:p w14:paraId="2736BF64" w14:textId="77777777" w:rsidR="00B95434" w:rsidRPr="00354F00" w:rsidRDefault="00B95434" w:rsidP="005613AE">
            <w:pPr>
              <w:jc w:val="both"/>
              <w:rPr>
                <w:rFonts w:ascii="Arial" w:hAnsi="Arial" w:cs="Arial"/>
              </w:rPr>
            </w:pPr>
          </w:p>
        </w:tc>
        <w:tc>
          <w:tcPr>
            <w:tcW w:w="2995" w:type="dxa"/>
          </w:tcPr>
          <w:p w14:paraId="7A592DA0" w14:textId="77777777" w:rsidR="00B95434" w:rsidRPr="00354F00" w:rsidRDefault="00B95434" w:rsidP="005613AE">
            <w:pPr>
              <w:jc w:val="both"/>
              <w:rPr>
                <w:rFonts w:ascii="Arial" w:hAnsi="Arial" w:cs="Arial"/>
              </w:rPr>
            </w:pPr>
          </w:p>
        </w:tc>
        <w:tc>
          <w:tcPr>
            <w:tcW w:w="2303" w:type="dxa"/>
          </w:tcPr>
          <w:p w14:paraId="4A384C35" w14:textId="77777777" w:rsidR="00B95434" w:rsidRPr="00354F00" w:rsidRDefault="00B95434" w:rsidP="005613AE">
            <w:pPr>
              <w:jc w:val="center"/>
              <w:rPr>
                <w:rFonts w:ascii="Arial" w:hAnsi="Arial" w:cs="Arial"/>
                <w:color w:val="0000FF"/>
              </w:rPr>
            </w:pPr>
          </w:p>
        </w:tc>
        <w:tc>
          <w:tcPr>
            <w:tcW w:w="2303" w:type="dxa"/>
          </w:tcPr>
          <w:p w14:paraId="6CD07B79" w14:textId="77777777" w:rsidR="00B95434" w:rsidRPr="00354F00" w:rsidRDefault="00B95434" w:rsidP="005613AE">
            <w:pPr>
              <w:jc w:val="both"/>
              <w:rPr>
                <w:rFonts w:ascii="Arial" w:hAnsi="Arial" w:cs="Arial"/>
              </w:rPr>
            </w:pPr>
          </w:p>
        </w:tc>
      </w:tr>
    </w:tbl>
    <w:p w14:paraId="2F4AB921" w14:textId="77777777" w:rsidR="00B95434" w:rsidRPr="009162C5" w:rsidRDefault="00B95434" w:rsidP="005613AE">
      <w:pPr>
        <w:jc w:val="both"/>
        <w:rPr>
          <w:rFonts w:ascii="Arial" w:hAnsi="Arial" w:cs="Arial"/>
        </w:rPr>
      </w:pPr>
    </w:p>
    <w:p w14:paraId="60ACF5F6" w14:textId="328E0957" w:rsidR="00B95434" w:rsidRDefault="00B95434" w:rsidP="005613AE">
      <w:pPr>
        <w:jc w:val="both"/>
        <w:rPr>
          <w:rFonts w:ascii="Arial" w:hAnsi="Arial" w:cs="Arial"/>
        </w:rPr>
      </w:pPr>
      <w:r>
        <w:rPr>
          <w:rFonts w:ascii="Arial" w:hAnsi="Arial" w:cs="Arial"/>
        </w:rPr>
        <w:t xml:space="preserve">A fenti százalékos mértéket a könyv szerinti értékre vetítve határozzuk meg. </w:t>
      </w:r>
    </w:p>
    <w:p w14:paraId="6664C970" w14:textId="77777777" w:rsidR="00B95434" w:rsidRDefault="00B95434" w:rsidP="005613AE">
      <w:pPr>
        <w:jc w:val="both"/>
        <w:rPr>
          <w:rFonts w:ascii="Arial" w:hAnsi="Arial" w:cs="Arial"/>
        </w:rPr>
      </w:pPr>
    </w:p>
    <w:p w14:paraId="4390BD2E" w14:textId="77777777" w:rsidR="00B95434" w:rsidRDefault="00B95434" w:rsidP="005613AE">
      <w:pPr>
        <w:jc w:val="both"/>
        <w:rPr>
          <w:rFonts w:ascii="Arial" w:hAnsi="Arial" w:cs="Arial"/>
        </w:rPr>
      </w:pPr>
      <w:r>
        <w:rPr>
          <w:rFonts w:ascii="Arial" w:hAnsi="Arial" w:cs="Arial"/>
          <w:b/>
          <w:bCs/>
        </w:rPr>
        <w:t>A külföldi pénzértékre szóló eszközök és kötelezettségek</w:t>
      </w:r>
      <w:r>
        <w:rPr>
          <w:rFonts w:ascii="Arial" w:hAnsi="Arial" w:cs="Arial"/>
        </w:rPr>
        <w:t xml:space="preserve"> forintértékének meghatározására alkalmazott módszer és a devizás értékelés további szabályozását a Vállalkozás Eszközök és források értékelési szabályzata tartalmazza.</w:t>
      </w:r>
    </w:p>
    <w:p w14:paraId="22B67257" w14:textId="77777777" w:rsidR="00B95434" w:rsidRPr="00745AA9" w:rsidRDefault="00B95434" w:rsidP="005613AE">
      <w:pPr>
        <w:jc w:val="both"/>
        <w:rPr>
          <w:rFonts w:ascii="Arial" w:hAnsi="Arial" w:cs="Arial"/>
        </w:rPr>
      </w:pPr>
    </w:p>
    <w:p w14:paraId="4C4D4B45" w14:textId="77777777" w:rsidR="00B95434" w:rsidRDefault="00B95434" w:rsidP="005613AE">
      <w:pPr>
        <w:jc w:val="both"/>
        <w:rPr>
          <w:rFonts w:ascii="Arial" w:hAnsi="Arial" w:cs="Arial"/>
        </w:rPr>
      </w:pPr>
    </w:p>
    <w:p w14:paraId="4C4D83D6" w14:textId="77777777" w:rsidR="00B95434" w:rsidRPr="00392CAC" w:rsidRDefault="00B95434" w:rsidP="005613AE">
      <w:pPr>
        <w:jc w:val="both"/>
        <w:rPr>
          <w:rFonts w:ascii="Arial" w:hAnsi="Arial" w:cs="Arial"/>
          <w:b/>
          <w:bCs/>
        </w:rPr>
      </w:pPr>
      <w:r>
        <w:rPr>
          <w:rFonts w:ascii="Arial" w:hAnsi="Arial" w:cs="Arial"/>
          <w:b/>
          <w:bCs/>
        </w:rPr>
        <w:t>IX. A MÉRLEGBEN SZEREPLŐ ESZKÖZÖK ÉS FORRÁSOK ÉRTÉKELÉSE</w:t>
      </w:r>
    </w:p>
    <w:p w14:paraId="54C7868D" w14:textId="77777777" w:rsidR="00B95434" w:rsidRDefault="00B95434" w:rsidP="005613AE">
      <w:pPr>
        <w:jc w:val="both"/>
        <w:rPr>
          <w:rFonts w:ascii="Arial" w:hAnsi="Arial" w:cs="Arial"/>
        </w:rPr>
      </w:pPr>
    </w:p>
    <w:p w14:paraId="0581B8F3" w14:textId="0E091E55" w:rsidR="00B95434" w:rsidRPr="00482112" w:rsidRDefault="00B95434" w:rsidP="005613AE">
      <w:pPr>
        <w:jc w:val="both"/>
        <w:rPr>
          <w:rFonts w:ascii="Arial" w:hAnsi="Arial" w:cs="Arial"/>
          <w:b/>
          <w:bCs/>
        </w:rPr>
      </w:pPr>
      <w:r>
        <w:rPr>
          <w:rFonts w:ascii="Arial" w:hAnsi="Arial" w:cs="Arial"/>
          <w:b/>
          <w:bCs/>
        </w:rPr>
        <w:lastRenderedPageBreak/>
        <w:t xml:space="preserve">Az eszközök és források értékelésére vonatkozó számvitel-politikai döntések gyakorlati végrehajtásának szabályozását az Eszközök és Források Értékelési Szabályzata tartalmazza. </w:t>
      </w:r>
    </w:p>
    <w:p w14:paraId="5CA10111" w14:textId="77777777" w:rsidR="00B95434" w:rsidRPr="00392CAC" w:rsidRDefault="00B95434" w:rsidP="005613AE">
      <w:pPr>
        <w:jc w:val="both"/>
        <w:rPr>
          <w:rFonts w:ascii="Arial" w:hAnsi="Arial" w:cs="Arial"/>
        </w:rPr>
      </w:pPr>
    </w:p>
    <w:p w14:paraId="27B2CB42" w14:textId="77777777" w:rsidR="00B95434" w:rsidRDefault="00B95434" w:rsidP="005613AE">
      <w:pPr>
        <w:jc w:val="both"/>
        <w:rPr>
          <w:rFonts w:ascii="Arial" w:hAnsi="Arial" w:cs="Arial"/>
        </w:rPr>
      </w:pPr>
      <w:r>
        <w:rPr>
          <w:rFonts w:ascii="Arial" w:hAnsi="Arial" w:cs="Arial"/>
        </w:rPr>
        <w:t>A befektetett eszközöket, a forgóeszközöket bekerülési értéken kell értékelni, csökkentve azt az alkalmazott leírásokkal, növelve azt a visszaírás összegével.</w:t>
      </w:r>
    </w:p>
    <w:p w14:paraId="112C73E7" w14:textId="77777777" w:rsidR="00B95434" w:rsidRPr="00392CAC" w:rsidRDefault="00B95434" w:rsidP="005613AE">
      <w:pPr>
        <w:jc w:val="both"/>
        <w:rPr>
          <w:rFonts w:ascii="Arial" w:hAnsi="Arial" w:cs="Arial"/>
        </w:rPr>
      </w:pPr>
      <w:r>
        <w:rPr>
          <w:rFonts w:ascii="Arial" w:hAnsi="Arial" w:cs="Arial"/>
        </w:rPr>
        <w:t>A bekerülési érték a számviteli törvény 47-51. §-ai szerint kerül meghatározásra.</w:t>
      </w:r>
    </w:p>
    <w:p w14:paraId="71671EFC" w14:textId="77777777" w:rsidR="00B95434" w:rsidRPr="00392CAC" w:rsidRDefault="00B95434" w:rsidP="005613AE">
      <w:pPr>
        <w:jc w:val="both"/>
        <w:rPr>
          <w:rFonts w:ascii="Arial" w:hAnsi="Arial" w:cs="Arial"/>
        </w:rPr>
      </w:pPr>
    </w:p>
    <w:p w14:paraId="1C1CA0FC" w14:textId="77777777" w:rsidR="00B95434" w:rsidRPr="00392CAC" w:rsidRDefault="00B95434" w:rsidP="005613AE">
      <w:pPr>
        <w:jc w:val="both"/>
        <w:rPr>
          <w:rFonts w:ascii="Arial" w:hAnsi="Arial" w:cs="Arial"/>
        </w:rPr>
      </w:pPr>
      <w:r>
        <w:rPr>
          <w:rFonts w:ascii="Arial" w:hAnsi="Arial" w:cs="Arial"/>
        </w:rPr>
        <w:t>Amennyiben az eszközök könyv szerinti értéke alacsonyabb ezen eszközök eredeti bekerülési értékénél és az alacsonyabb értéken való értékelés (immateriális javaknál, tárgyi eszközöknél a terven felüli értékcsökkenés, egyéb eszközöknél az értékvesztés elszámolás) okai már nem, illetve csak részben állnak fenn, a leírásokat meg kell szüntetni (immateriális javaknál, tárgyi eszközöknél a már elszámolt terven felüli értékcsökkenés, egyéb eszközöknél az elszámolt értékvesztés összegének csökkentésével), az eszközt piaci értékére, legfeljebb a nyilvántartásba vételkor megállapított, bekerülési értékére, immateriális jószágnál, tárgyi eszköznél a terv szerinti értékcsökkenés figyelembevételével meghatározott nettó értékére az egyéb bevételekkel szemben, illetve a pénzügyi műveletek ráfordításait csökkentő tételként vissza kell értékelni (visszaírás).</w:t>
      </w:r>
    </w:p>
    <w:p w14:paraId="1158ABB5" w14:textId="77777777" w:rsidR="00B95434" w:rsidRPr="00392CAC" w:rsidRDefault="00B95434" w:rsidP="005613AE">
      <w:pPr>
        <w:jc w:val="both"/>
        <w:rPr>
          <w:rFonts w:ascii="Arial" w:hAnsi="Arial" w:cs="Arial"/>
        </w:rPr>
      </w:pPr>
    </w:p>
    <w:p w14:paraId="11BFEF29" w14:textId="77777777" w:rsidR="00B95434" w:rsidRPr="00392CAC" w:rsidRDefault="00B95434" w:rsidP="005613AE">
      <w:pPr>
        <w:jc w:val="both"/>
        <w:rPr>
          <w:rFonts w:ascii="Arial" w:hAnsi="Arial" w:cs="Arial"/>
        </w:rPr>
      </w:pPr>
      <w:r>
        <w:rPr>
          <w:rFonts w:ascii="Arial" w:hAnsi="Arial" w:cs="Arial"/>
        </w:rPr>
        <w:t xml:space="preserve">A terven felüli </w:t>
      </w:r>
      <w:r>
        <w:rPr>
          <w:rFonts w:ascii="Arial" w:hAnsi="Arial" w:cs="Arial"/>
          <w:b/>
          <w:bCs/>
        </w:rPr>
        <w:t>értékcsökkenés, az értékvesztés visszaírását</w:t>
      </w:r>
      <w:r>
        <w:rPr>
          <w:rFonts w:ascii="Arial" w:hAnsi="Arial" w:cs="Arial"/>
        </w:rPr>
        <w:t xml:space="preserve"> az üzleti év mérlegfordulónapjára vonatkozó értékelés keretében kell végrehajtani. </w:t>
      </w:r>
    </w:p>
    <w:p w14:paraId="0B46B869" w14:textId="77777777" w:rsidR="00B95434" w:rsidRPr="00392CAC" w:rsidRDefault="00B95434" w:rsidP="005613AE">
      <w:pPr>
        <w:jc w:val="both"/>
        <w:rPr>
          <w:rFonts w:ascii="Arial" w:hAnsi="Arial" w:cs="Arial"/>
        </w:rPr>
      </w:pPr>
    </w:p>
    <w:p w14:paraId="331D56AF" w14:textId="13DD4FB2" w:rsidR="00B95434" w:rsidRPr="00392CAC" w:rsidRDefault="00B95434" w:rsidP="005613AE">
      <w:pPr>
        <w:jc w:val="both"/>
        <w:rPr>
          <w:rFonts w:ascii="Arial" w:hAnsi="Arial" w:cs="Arial"/>
        </w:rPr>
      </w:pPr>
      <w:r>
        <w:rPr>
          <w:rFonts w:ascii="Arial" w:hAnsi="Arial" w:cs="Arial"/>
        </w:rPr>
        <w:t xml:space="preserve">Amennyiben a befektetett eszköz piaci értéke jelentősen meghaladja a visszaírás utáni könyv szerinti értéket (a nyilvántartásba vételkor megállapított bekerülési értéket, illetve immateriális jószágnál, tárgyi eszköznél a terv szerinti értékcsökkenés figyelembevételével meghatározott nettó értéket), ezen eszköz piaci értéken is felvehető. Ez esetben a bekerülési érték, illetve immateriális jószágnál, tárgyi eszköznél a terv szerinti értékcsökkenés figyelembevételével meghatározott nettó érték és a piaci érték különbözetét az eszközök között </w:t>
      </w:r>
      <w:r>
        <w:rPr>
          <w:rFonts w:ascii="Arial" w:hAnsi="Arial" w:cs="Arial"/>
          <w:b/>
          <w:bCs/>
        </w:rPr>
        <w:t>értékhelyesbítésként</w:t>
      </w:r>
      <w:r>
        <w:rPr>
          <w:rFonts w:ascii="Arial" w:hAnsi="Arial" w:cs="Arial"/>
        </w:rPr>
        <w:t xml:space="preserve">, a források között </w:t>
      </w:r>
      <w:r>
        <w:rPr>
          <w:rFonts w:ascii="Arial" w:hAnsi="Arial" w:cs="Arial"/>
          <w:b/>
          <w:bCs/>
        </w:rPr>
        <w:t>értékelési tartalékként</w:t>
      </w:r>
      <w:r>
        <w:rPr>
          <w:rFonts w:ascii="Arial" w:hAnsi="Arial" w:cs="Arial"/>
        </w:rPr>
        <w:t xml:space="preserve"> lehet kimutatni. </w:t>
      </w:r>
    </w:p>
    <w:p w14:paraId="07933671" w14:textId="77777777" w:rsidR="00B95434" w:rsidRPr="00392CAC" w:rsidRDefault="00B95434" w:rsidP="005613AE">
      <w:pPr>
        <w:jc w:val="both"/>
        <w:rPr>
          <w:rFonts w:ascii="Arial" w:hAnsi="Arial" w:cs="Arial"/>
        </w:rPr>
      </w:pPr>
    </w:p>
    <w:p w14:paraId="359C4FBD" w14:textId="77777777" w:rsidR="00B95434" w:rsidRPr="00392CAC" w:rsidRDefault="00B95434" w:rsidP="005613AE">
      <w:pPr>
        <w:jc w:val="both"/>
        <w:rPr>
          <w:rFonts w:ascii="Arial" w:hAnsi="Arial" w:cs="Arial"/>
        </w:rPr>
      </w:pPr>
      <w:r>
        <w:rPr>
          <w:rFonts w:ascii="Arial" w:hAnsi="Arial" w:cs="Arial"/>
        </w:rPr>
        <w:t xml:space="preserve">Amennyiben a vállalkozó él a visszaírási lehetőséggel, illetve kötelező a visszaírás, akkor a piaci értékelésbe bevont, illetve a visszaírással érintett eszközök esetében a leltárnak - többek között - tartalmaznia kell: </w:t>
      </w:r>
    </w:p>
    <w:p w14:paraId="48ABD276" w14:textId="77777777" w:rsidR="00B95434" w:rsidRDefault="00B95434">
      <w:pPr>
        <w:numPr>
          <w:ilvl w:val="0"/>
          <w:numId w:val="16"/>
        </w:numPr>
        <w:spacing w:before="120"/>
        <w:ind w:left="714" w:hanging="357"/>
        <w:jc w:val="both"/>
        <w:rPr>
          <w:rFonts w:ascii="Arial" w:hAnsi="Arial" w:cs="Arial"/>
        </w:rPr>
      </w:pPr>
      <w:r>
        <w:rPr>
          <w:rFonts w:ascii="Arial" w:hAnsi="Arial" w:cs="Arial"/>
        </w:rPr>
        <w:t>az egyedi eszköz mérlegkészítéskori piaci értékét;</w:t>
      </w:r>
    </w:p>
    <w:p w14:paraId="02B5D9AE" w14:textId="77777777" w:rsidR="00B95434" w:rsidRDefault="00B95434">
      <w:pPr>
        <w:numPr>
          <w:ilvl w:val="0"/>
          <w:numId w:val="16"/>
        </w:numPr>
        <w:spacing w:before="120"/>
        <w:ind w:left="714" w:hanging="357"/>
        <w:jc w:val="both"/>
        <w:rPr>
          <w:rFonts w:ascii="Arial" w:hAnsi="Arial" w:cs="Arial"/>
        </w:rPr>
      </w:pPr>
      <w:r>
        <w:rPr>
          <w:rFonts w:ascii="Arial" w:hAnsi="Arial" w:cs="Arial"/>
        </w:rPr>
        <w:t xml:space="preserve">az egyedi eszköznek e törvény szerint elszámolt értékcsökkenéssel, értékvesztéssel csökkentett, a visszaírással növelt bekerülési értékét (könyv szerinti nettó értékét); </w:t>
      </w:r>
    </w:p>
    <w:p w14:paraId="156C8F67" w14:textId="77777777" w:rsidR="00B95434" w:rsidRDefault="00B95434">
      <w:pPr>
        <w:numPr>
          <w:ilvl w:val="0"/>
          <w:numId w:val="16"/>
        </w:numPr>
        <w:spacing w:before="120"/>
        <w:ind w:left="714" w:hanging="357"/>
        <w:jc w:val="both"/>
        <w:rPr>
          <w:rFonts w:ascii="Arial" w:hAnsi="Arial" w:cs="Arial"/>
        </w:rPr>
      </w:pPr>
      <w:r>
        <w:rPr>
          <w:rFonts w:ascii="Arial" w:hAnsi="Arial" w:cs="Arial"/>
        </w:rPr>
        <w:t xml:space="preserve">a fenti értékek különbözetét. </w:t>
      </w:r>
    </w:p>
    <w:p w14:paraId="00C615D3" w14:textId="77777777" w:rsidR="00B95434" w:rsidRPr="00392CAC" w:rsidRDefault="00B95434" w:rsidP="005613AE">
      <w:pPr>
        <w:jc w:val="both"/>
        <w:rPr>
          <w:rFonts w:ascii="Arial" w:hAnsi="Arial" w:cs="Arial"/>
        </w:rPr>
      </w:pPr>
    </w:p>
    <w:p w14:paraId="4A3FFAFF" w14:textId="77777777" w:rsidR="00B95434" w:rsidRPr="00392CAC" w:rsidRDefault="00B95434" w:rsidP="005613AE">
      <w:pPr>
        <w:jc w:val="both"/>
        <w:rPr>
          <w:rFonts w:ascii="Arial" w:hAnsi="Arial" w:cs="Arial"/>
        </w:rPr>
      </w:pPr>
      <w:r>
        <w:rPr>
          <w:rFonts w:ascii="Arial" w:hAnsi="Arial" w:cs="Arial"/>
        </w:rPr>
        <w:t xml:space="preserve">Amennyiben az egyedi eszköz mérlegkészítéskori piaci értéke jelentősen meghaladja a könyv szerinti értékét, immateriális jószágnál, tárgyi eszköznél a terv szerinti értékcsökkenés figyelembevételével meghatározott nettó értékét, akkor a különbözet összegével csökkenteni kell az elszámolt terven felüli értékcsökkenés, az elszámolt értékvesztés összegét az egyéb bevételekkel szemben, a részesedések, értékpapírok, bankbetétek értékvesztésénél a pénzügyi műveletek ráfordításainak csökkentésével és növelni kell az adott eszköz könyv szerinti értékét.</w:t>
      </w:r>
    </w:p>
    <w:p w14:paraId="138CDD16" w14:textId="77777777" w:rsidR="00B95434" w:rsidRPr="00392CAC" w:rsidRDefault="00B95434" w:rsidP="005613AE">
      <w:pPr>
        <w:jc w:val="both"/>
        <w:rPr>
          <w:rFonts w:ascii="Arial" w:hAnsi="Arial" w:cs="Arial"/>
        </w:rPr>
      </w:pPr>
    </w:p>
    <w:p w14:paraId="1E0A48C5" w14:textId="77777777" w:rsidR="00B95434" w:rsidRPr="00392CAC" w:rsidRDefault="00B95434" w:rsidP="005613AE">
      <w:pPr>
        <w:jc w:val="both"/>
        <w:rPr>
          <w:rFonts w:ascii="Arial" w:hAnsi="Arial" w:cs="Arial"/>
        </w:rPr>
      </w:pPr>
      <w:r>
        <w:rPr>
          <w:rFonts w:ascii="Arial" w:hAnsi="Arial" w:cs="Arial"/>
        </w:rPr>
        <w:lastRenderedPageBreak/>
        <w:t xml:space="preserve">Amennyiben a vállalkozó tevékenységét tartósan szolgáló vagyoni értékű jog, szellemi termék, tárgyi eszköz (kivéve a beruházásokat, a beruházásra adott előlegeket), tartós tulajdoni részesedést jelentő befektetés piaci értéke jelentősen meghaladja az adott eszköznek a visszaírás utáni könyv szerinti (bekerülési) értékét, a piaci érték és a visszaírás utáni könyv szerinti (bekerülési) érték közötti különbözet a mérlegben az eszközök között "Értékhelyesbítés"-ként, a saját tőkén belül "Értékelési tartalék"-ként kimutatható. </w:t>
      </w:r>
    </w:p>
    <w:p w14:paraId="0B9674C0" w14:textId="77777777" w:rsidR="00B95434" w:rsidRPr="00392CAC" w:rsidRDefault="00B95434" w:rsidP="005613AE">
      <w:pPr>
        <w:jc w:val="both"/>
        <w:rPr>
          <w:rFonts w:ascii="Arial" w:hAnsi="Arial" w:cs="Arial"/>
        </w:rPr>
      </w:pPr>
    </w:p>
    <w:p w14:paraId="2609B2A8" w14:textId="77777777" w:rsidR="00B95434" w:rsidRPr="00392CAC" w:rsidRDefault="00B95434" w:rsidP="005613AE">
      <w:pPr>
        <w:jc w:val="both"/>
        <w:rPr>
          <w:rFonts w:ascii="Arial" w:hAnsi="Arial" w:cs="Arial"/>
        </w:rPr>
      </w:pPr>
      <w:r>
        <w:rPr>
          <w:rFonts w:ascii="Arial" w:hAnsi="Arial" w:cs="Arial"/>
        </w:rPr>
        <w:t xml:space="preserve">A könyvekben az értékhelyesbítés összegét és annak változásait egyedi eszközönként elkülönítetten kell nyilvántartani. </w:t>
      </w:r>
    </w:p>
    <w:p w14:paraId="5D17A6C1" w14:textId="77777777" w:rsidR="00B95434" w:rsidRPr="00392CAC" w:rsidRDefault="00B95434" w:rsidP="005613AE">
      <w:pPr>
        <w:jc w:val="both"/>
        <w:rPr>
          <w:rFonts w:ascii="Arial" w:hAnsi="Arial" w:cs="Arial"/>
        </w:rPr>
      </w:pPr>
    </w:p>
    <w:p w14:paraId="6F651E24" w14:textId="77777777" w:rsidR="00B95434" w:rsidRPr="00392CAC" w:rsidRDefault="00B95434" w:rsidP="005613AE">
      <w:pPr>
        <w:jc w:val="both"/>
        <w:rPr>
          <w:rFonts w:ascii="Arial" w:hAnsi="Arial" w:cs="Arial"/>
        </w:rPr>
      </w:pPr>
      <w:r>
        <w:rPr>
          <w:rFonts w:ascii="Arial" w:hAnsi="Arial" w:cs="Arial"/>
        </w:rPr>
        <w:t xml:space="preserve">Az eszközök könyvekből történő kivezetésekor az egyedi eszközhöz kapcsolódó, elkülönítetten nyilvántartott értékhelyesbítést is ki kell vezetni az értékelési tartalékkal szemben. </w:t>
      </w:r>
    </w:p>
    <w:p w14:paraId="154237BA" w14:textId="77777777" w:rsidR="00B95434" w:rsidRPr="00392CAC" w:rsidRDefault="00B95434" w:rsidP="005613AE">
      <w:pPr>
        <w:jc w:val="both"/>
        <w:rPr>
          <w:rFonts w:ascii="Arial" w:hAnsi="Arial" w:cs="Arial"/>
        </w:rPr>
      </w:pPr>
    </w:p>
    <w:p w14:paraId="28609CBC" w14:textId="77777777" w:rsidR="00B95434" w:rsidRPr="00392CAC" w:rsidRDefault="00B95434" w:rsidP="005613AE">
      <w:pPr>
        <w:jc w:val="both"/>
        <w:rPr>
          <w:rFonts w:ascii="Arial" w:hAnsi="Arial" w:cs="Arial"/>
        </w:rPr>
      </w:pPr>
      <w:r>
        <w:rPr>
          <w:rFonts w:ascii="Arial" w:hAnsi="Arial" w:cs="Arial"/>
          <w:b/>
          <w:bCs/>
        </w:rPr>
        <w:t>A kiegészítő mellékletben be kell mutatni</w:t>
      </w:r>
      <w:r>
        <w:rPr>
          <w:rFonts w:ascii="Arial" w:hAnsi="Arial" w:cs="Arial"/>
        </w:rPr>
        <w:t xml:space="preserve"> az értékhelyesbítések nyitó értékét, növekedését, csökkenését, záró értékét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 A kiegészítő mellékletben ismertetni kell a piaci értéken történő értékelés alkalmazott elveit és módszereit. </w:t>
      </w:r>
    </w:p>
    <w:p w14:paraId="1D699AB0" w14:textId="77777777" w:rsidR="00B95434" w:rsidRPr="00392CAC" w:rsidRDefault="00B95434" w:rsidP="005613AE">
      <w:pPr>
        <w:jc w:val="both"/>
        <w:rPr>
          <w:rFonts w:ascii="Arial" w:hAnsi="Arial" w:cs="Arial"/>
        </w:rPr>
      </w:pPr>
    </w:p>
    <w:p w14:paraId="776002DD" w14:textId="77777777" w:rsidR="00B95434" w:rsidRPr="00392CAC" w:rsidRDefault="00B95434" w:rsidP="005613AE">
      <w:pPr>
        <w:jc w:val="both"/>
        <w:rPr>
          <w:rFonts w:ascii="Arial" w:hAnsi="Arial" w:cs="Arial"/>
        </w:rPr>
      </w:pPr>
      <w:r>
        <w:rPr>
          <w:rFonts w:ascii="Arial" w:hAnsi="Arial" w:cs="Arial"/>
        </w:rPr>
        <w:t xml:space="preserve">Az értékhelyesbítések megállapításának, elszámolásának szabályszerűségét a könyvvizsgálónak a kötelező könyvvizsgálat keretében ellenőriznie kell. Amennyiben a könyvvizsgálat nem kötelező, az értékelés felülvizsgálatával független könyvvizsgálót kell megbízni. </w:t>
      </w:r>
    </w:p>
    <w:p w14:paraId="395AC994" w14:textId="77777777" w:rsidR="00B95434" w:rsidRPr="00392CAC" w:rsidRDefault="00B95434" w:rsidP="005613AE">
      <w:pPr>
        <w:jc w:val="both"/>
        <w:rPr>
          <w:rFonts w:ascii="Arial" w:hAnsi="Arial" w:cs="Arial"/>
        </w:rPr>
      </w:pPr>
    </w:p>
    <w:p w14:paraId="6AF3FED1" w14:textId="77777777" w:rsidR="00B95434" w:rsidRDefault="00B95434" w:rsidP="005613AE">
      <w:pPr>
        <w:jc w:val="both"/>
        <w:rPr>
          <w:rFonts w:ascii="Arial" w:hAnsi="Arial" w:cs="Arial"/>
          <w:b/>
          <w:bCs/>
        </w:rPr>
      </w:pPr>
    </w:p>
    <w:p w14:paraId="2D837FC7" w14:textId="77777777" w:rsidR="00B95434" w:rsidRDefault="00B95434" w:rsidP="005613AE">
      <w:pPr>
        <w:jc w:val="center"/>
        <w:rPr>
          <w:rFonts w:ascii="Arial" w:hAnsi="Arial" w:cs="Arial"/>
          <w:b/>
          <w:bCs/>
        </w:rPr>
      </w:pPr>
      <w:r>
        <w:rPr>
          <w:rFonts w:ascii="Arial" w:hAnsi="Arial" w:cs="Arial"/>
          <w:b/>
          <w:bCs/>
        </w:rPr>
        <w:t>X. VALÓS ÉRTÉKEN TÖRTÉNŐ ÉRTÉKELÉS</w:t>
      </w:r>
    </w:p>
    <w:p w14:paraId="28C9C5D8" w14:textId="77777777" w:rsidR="00B95434" w:rsidRPr="00392CAC" w:rsidRDefault="00B95434" w:rsidP="005613AE">
      <w:pPr>
        <w:jc w:val="both"/>
        <w:rPr>
          <w:rFonts w:ascii="Arial" w:hAnsi="Arial" w:cs="Arial"/>
          <w:b/>
          <w:bCs/>
        </w:rPr>
      </w:pPr>
    </w:p>
    <w:p w14:paraId="5FB7AD0F" w14:textId="77777777" w:rsidR="00B95434" w:rsidRPr="00392CAC" w:rsidRDefault="00B95434" w:rsidP="005613AE">
      <w:pPr>
        <w:jc w:val="both"/>
        <w:rPr>
          <w:rFonts w:ascii="Arial" w:hAnsi="Arial" w:cs="Arial"/>
        </w:rPr>
      </w:pPr>
      <w:r>
        <w:rPr>
          <w:rFonts w:ascii="Arial" w:hAnsi="Arial" w:cs="Arial"/>
        </w:rPr>
        <w:t xml:space="preserve">A valós értéken történő értékelés szabályait a számviteli törvény részletesen ismerteti. A valós értéken történő értékelés alkalmazására áttérni az üzleti év elején, annak első napjára vonatkozóan lehet, az átsoroláshoz kapcsolódó szabályoknak megfelelően.</w:t>
      </w:r>
    </w:p>
    <w:p w14:paraId="2476FE21" w14:textId="77777777" w:rsidR="00B95434" w:rsidRPr="00392CAC" w:rsidRDefault="00B95434" w:rsidP="005613AE">
      <w:pPr>
        <w:jc w:val="both"/>
        <w:rPr>
          <w:rFonts w:ascii="Arial" w:hAnsi="Arial" w:cs="Arial"/>
        </w:rPr>
      </w:pPr>
    </w:p>
    <w:p w14:paraId="03FFFE20" w14:textId="77777777" w:rsidR="00B95434" w:rsidRPr="00392CAC" w:rsidRDefault="00B95434" w:rsidP="005613AE">
      <w:pPr>
        <w:jc w:val="both"/>
        <w:rPr>
          <w:rFonts w:ascii="Arial" w:hAnsi="Arial" w:cs="Arial"/>
        </w:rPr>
      </w:pPr>
      <w:r>
        <w:rPr>
          <w:rFonts w:ascii="Arial" w:hAnsi="Arial" w:cs="Arial"/>
        </w:rPr>
        <w:t xml:space="preserve">A valós értéken történő értékelés és az azzal kapcsolatos elszámolások szabályszerűségét a könyvvizsgálónak a kötelező könyvvizsgálat keretében ellenőriznie kell. Amennyiben a könyvvizsgálat a Számviteli törvény 155. § (3) bekezdése alapján nem kötelező, az értékelés és az azzal kapcsolatos elszámolások felülvizsgálatával független könyvvizsgálót kell megbízni.</w:t>
      </w:r>
    </w:p>
    <w:p w14:paraId="0EC4C5B4" w14:textId="77777777" w:rsidR="00B95434" w:rsidRPr="00392CAC" w:rsidRDefault="00B95434" w:rsidP="005613AE">
      <w:pPr>
        <w:jc w:val="both"/>
        <w:rPr>
          <w:rFonts w:ascii="Arial" w:hAnsi="Arial" w:cs="Arial"/>
        </w:rPr>
      </w:pPr>
    </w:p>
    <w:p w14:paraId="2DE14715" w14:textId="378BD133" w:rsidR="00B95434" w:rsidRPr="00392CAC" w:rsidRDefault="00B95434" w:rsidP="005613AE">
      <w:pPr>
        <w:jc w:val="both"/>
        <w:rPr>
          <w:rFonts w:ascii="Arial" w:hAnsi="Arial" w:cs="Arial"/>
          <w:color w:val="0000FF"/>
        </w:rPr>
      </w:pPr>
      <w:r>
        <w:rPr>
          <w:rFonts w:ascii="Arial" w:hAnsi="Arial" w:cs="Arial"/>
          <w:color w:val="0000FF"/>
        </w:rPr>
        <w:t>A Társaság a valós értéken történő értékelést további külön döntésig nem alkalmazza.</w:t>
      </w:r>
    </w:p>
    <w:p w14:paraId="3670CF6A" w14:textId="77777777" w:rsidR="00B95434" w:rsidRPr="00392CAC" w:rsidRDefault="00B95434" w:rsidP="005613AE">
      <w:pPr>
        <w:jc w:val="both"/>
        <w:rPr>
          <w:rFonts w:ascii="Arial" w:hAnsi="Arial" w:cs="Arial"/>
          <w:b/>
          <w:bCs/>
        </w:rPr>
      </w:pPr>
    </w:p>
    <w:p w14:paraId="20D1E6BB" w14:textId="17E1DFBD" w:rsidR="00B95434" w:rsidRDefault="00B95434" w:rsidP="005613AE">
      <w:pPr>
        <w:jc w:val="both"/>
        <w:rPr>
          <w:rFonts w:ascii="Arial" w:hAnsi="Arial" w:cs="Arial"/>
          <w:b/>
          <w:bCs/>
        </w:rPr>
      </w:pPr>
    </w:p>
    <w:p w14:paraId="4F510E61" w14:textId="105137AE" w:rsidR="009E2F57" w:rsidRDefault="009E2F57" w:rsidP="005613AE">
      <w:pPr>
        <w:jc w:val="both"/>
        <w:rPr>
          <w:rFonts w:ascii="Arial" w:hAnsi="Arial" w:cs="Arial"/>
          <w:b/>
          <w:bCs/>
        </w:rPr>
      </w:pPr>
    </w:p>
    <w:p w14:paraId="16D1DA44" w14:textId="77777777" w:rsidR="009E2F57" w:rsidRDefault="009E2F57" w:rsidP="005613AE">
      <w:pPr>
        <w:jc w:val="both"/>
        <w:rPr>
          <w:rFonts w:ascii="Arial" w:hAnsi="Arial" w:cs="Arial"/>
          <w:b/>
          <w:bCs/>
        </w:rPr>
      </w:pPr>
    </w:p>
    <w:p w14:paraId="2F8D69E1" w14:textId="77777777" w:rsidR="00B95434" w:rsidRDefault="00B95434" w:rsidP="005613AE">
      <w:pPr>
        <w:jc w:val="center"/>
        <w:rPr>
          <w:rFonts w:ascii="Arial" w:hAnsi="Arial" w:cs="Arial"/>
          <w:b/>
          <w:bCs/>
        </w:rPr>
      </w:pPr>
      <w:r>
        <w:rPr>
          <w:rFonts w:ascii="Arial" w:hAnsi="Arial" w:cs="Arial"/>
          <w:b/>
          <w:bCs/>
        </w:rPr>
        <w:t>XI. A MÉRLEGTÉTELEK ALÁTÁMASZTÁSA LELTÁRRAL</w:t>
      </w:r>
    </w:p>
    <w:p w14:paraId="5F239D53" w14:textId="77777777" w:rsidR="00B95434" w:rsidRDefault="00B95434" w:rsidP="005613AE">
      <w:pPr>
        <w:jc w:val="both"/>
        <w:rPr>
          <w:rFonts w:ascii="Arial" w:hAnsi="Arial" w:cs="Arial"/>
          <w:b/>
          <w:bCs/>
        </w:rPr>
      </w:pPr>
    </w:p>
    <w:p w14:paraId="74576904" w14:textId="77777777" w:rsidR="00B95434" w:rsidRPr="00DF4041" w:rsidRDefault="00B95434" w:rsidP="005613AE">
      <w:pPr>
        <w:jc w:val="both"/>
        <w:rPr>
          <w:rFonts w:ascii="Arial" w:hAnsi="Arial" w:cs="Arial"/>
          <w:b/>
          <w:bCs/>
        </w:rPr>
      </w:pPr>
      <w:r>
        <w:rPr>
          <w:rFonts w:ascii="Arial" w:hAnsi="Arial" w:cs="Arial"/>
          <w:b/>
          <w:bCs/>
        </w:rPr>
        <w:t>A vállalkozásnál a mérlegtételek leltárral való alátámasztásának szabályozását a Vállalkozás Leltározási és Leltárkészítési Szabályzata tartalmazza.</w:t>
      </w:r>
    </w:p>
    <w:p w14:paraId="5864C5EC" w14:textId="77777777" w:rsidR="00B95434" w:rsidRPr="00DF4041" w:rsidRDefault="00B95434" w:rsidP="005613AE">
      <w:pPr>
        <w:jc w:val="both"/>
        <w:rPr>
          <w:rFonts w:ascii="Arial" w:hAnsi="Arial" w:cs="Arial"/>
        </w:rPr>
      </w:pPr>
    </w:p>
    <w:p w14:paraId="2D09D829" w14:textId="77777777" w:rsidR="00B95434" w:rsidRPr="00DF4041" w:rsidRDefault="00B95434" w:rsidP="005613AE">
      <w:pPr>
        <w:jc w:val="both"/>
        <w:rPr>
          <w:rFonts w:ascii="Arial" w:hAnsi="Arial" w:cs="Arial"/>
        </w:rPr>
      </w:pPr>
      <w:r>
        <w:rPr>
          <w:rFonts w:ascii="Arial" w:hAnsi="Arial" w:cs="Arial"/>
        </w:rPr>
        <w:t xml:space="preserve">A könyvek üzleti év végi zárásához, a beszámoló elkészítéséhez, a mérleg tételeinek alátámasztásához olyan leltárt kell összeállítani, amely tételesen, ellenőrizhető módon tartalmazza a vállalkozónak a mérleg fordulónapján meglévő eszközeit és forrásait mennyiségben és értékben. </w:t>
      </w:r>
    </w:p>
    <w:p w14:paraId="6DB6662C" w14:textId="77777777" w:rsidR="00B95434" w:rsidRPr="00DF4041" w:rsidRDefault="00B95434" w:rsidP="005613AE">
      <w:pPr>
        <w:jc w:val="both"/>
        <w:rPr>
          <w:rFonts w:ascii="Arial" w:hAnsi="Arial" w:cs="Arial"/>
        </w:rPr>
      </w:pPr>
    </w:p>
    <w:p w14:paraId="097A988E" w14:textId="27FFEF9F" w:rsidR="00B95434" w:rsidRDefault="00B95434" w:rsidP="005613AE">
      <w:pPr>
        <w:jc w:val="both"/>
        <w:rPr>
          <w:rFonts w:ascii="Arial" w:hAnsi="Arial" w:cs="Arial"/>
        </w:rPr>
      </w:pPr>
      <w:r>
        <w:rPr>
          <w:rFonts w:ascii="Arial" w:hAnsi="Arial" w:cs="Arial"/>
        </w:rPr>
        <w:t xml:space="preserve">A leltárba beállítandó adatok valódiságáról a fordulónapra vonatkozóan végrehajtott leltározással kell meggyőződni. A leltározás a csak értékben nyilvántartott eszközök és kötelezettségek tekintetében a nyilvántartásoknak a bizonylatokkal való egyeztetése útján történik, a mennyiségben is nyilvántartott eszközök esetében pedig mennyiségi leltárfelvétellel történik. Ha az adott eszközről a mennyiségi nyilvántartást az értékbeni nyilvántartással párhuzamosan, folyamatosan vezetik, akkor a mennyiségi nyilvántartásban szereplő adatok valódiságáról elegendő három évente mennyiségi leltárfelvétellel meggyőződni, a köztes időszak alatti mérlegfordulónapokra vonatkozóan pedig egyeztetéssel történő leltározást kell végrehajtani. </w:t>
      </w:r>
    </w:p>
    <w:p w14:paraId="3F3B28B9" w14:textId="77777777" w:rsidR="00B95434" w:rsidRPr="00DF4041" w:rsidRDefault="00B95434" w:rsidP="005613AE">
      <w:pPr>
        <w:jc w:val="both"/>
        <w:rPr>
          <w:rFonts w:ascii="Arial" w:hAnsi="Arial" w:cs="Arial"/>
        </w:rPr>
      </w:pPr>
    </w:p>
    <w:p w14:paraId="5B961054" w14:textId="77777777" w:rsidR="00B95434" w:rsidRPr="00DF4041" w:rsidRDefault="00B95434" w:rsidP="005613AE">
      <w:pPr>
        <w:jc w:val="both"/>
        <w:rPr>
          <w:rFonts w:ascii="Arial" w:hAnsi="Arial" w:cs="Arial"/>
        </w:rPr>
      </w:pPr>
      <w:r>
        <w:rPr>
          <w:rFonts w:ascii="Arial" w:hAnsi="Arial" w:cs="Arial"/>
        </w:rPr>
        <w:t xml:space="preserve">Az árukészleteit az üzleti évben csak értékben nyilvántartó vállalkozó az üzleti év mérlegfordulónapját megelőző negyedévben vagy az azt követő negyedévben is ellenőrizheti tételes leltározással (mennyiségi felvétellel) értékbeni nyilvántartásának a mérleg fordulónapjára vonatkozó adatai helyességét. A leltározással megállapított érték és a könyv szerinti érték különbözetével a mérleggel lezárt üzleti év eredményét kell módosítani. </w:t>
      </w:r>
    </w:p>
    <w:p w14:paraId="26FD5F87" w14:textId="77777777" w:rsidR="00B95434" w:rsidRDefault="00B95434" w:rsidP="005613AE">
      <w:pPr>
        <w:jc w:val="both"/>
        <w:rPr>
          <w:rFonts w:ascii="Arial" w:hAnsi="Arial" w:cs="Arial"/>
          <w:b/>
          <w:bCs/>
        </w:rPr>
      </w:pPr>
    </w:p>
    <w:p w14:paraId="61467EEE" w14:textId="77777777" w:rsidR="00B95434" w:rsidRDefault="00B95434" w:rsidP="005613AE">
      <w:pPr>
        <w:jc w:val="both"/>
        <w:rPr>
          <w:rFonts w:ascii="Arial" w:hAnsi="Arial" w:cs="Arial"/>
          <w:b/>
          <w:bCs/>
        </w:rPr>
      </w:pPr>
    </w:p>
    <w:p w14:paraId="688055D6" w14:textId="77777777" w:rsidR="00B95434" w:rsidRPr="00140451" w:rsidRDefault="00B95434" w:rsidP="005613AE">
      <w:pPr>
        <w:jc w:val="center"/>
        <w:rPr>
          <w:rFonts w:ascii="Arial" w:hAnsi="Arial" w:cs="Arial"/>
          <w:b/>
          <w:bCs/>
        </w:rPr>
      </w:pPr>
      <w:r>
        <w:rPr>
          <w:rFonts w:ascii="Arial" w:hAnsi="Arial" w:cs="Arial"/>
          <w:b/>
          <w:bCs/>
        </w:rPr>
        <w:t xml:space="preserve">XII. AZ ESZKÖZÖK ÉRTÉKCSÖKKENÉSE</w:t>
      </w:r>
    </w:p>
    <w:p w14:paraId="1E69E9BB" w14:textId="77777777" w:rsidR="00B95434" w:rsidRDefault="00B95434" w:rsidP="005613AE">
      <w:pPr>
        <w:jc w:val="both"/>
        <w:rPr>
          <w:rFonts w:ascii="Arial" w:hAnsi="Arial" w:cs="Arial"/>
        </w:rPr>
      </w:pPr>
    </w:p>
    <w:p w14:paraId="60386F7E" w14:textId="77777777" w:rsidR="00B95434" w:rsidRPr="00140451" w:rsidRDefault="00B95434" w:rsidP="005613AE">
      <w:pPr>
        <w:jc w:val="both"/>
        <w:rPr>
          <w:rFonts w:ascii="Arial" w:hAnsi="Arial" w:cs="Arial"/>
          <w:b/>
          <w:bCs/>
        </w:rPr>
      </w:pPr>
      <w:r>
        <w:rPr>
          <w:rFonts w:ascii="Arial" w:hAnsi="Arial" w:cs="Arial"/>
          <w:b/>
          <w:bCs/>
        </w:rPr>
        <w:t xml:space="preserve">A Vállalkozás amortizációs politikáját, a hasznos élettartam, a maradványérték, az értékcsökkenés részletes szabályozását a Vállalkozás Eszközök és Források Értékelési Szabályzata tartalmazza.</w:t>
      </w:r>
    </w:p>
    <w:p w14:paraId="701A1654" w14:textId="77777777" w:rsidR="00B95434" w:rsidRDefault="00B95434" w:rsidP="005613AE">
      <w:pPr>
        <w:jc w:val="both"/>
        <w:rPr>
          <w:rFonts w:ascii="Arial" w:hAnsi="Arial" w:cs="Arial"/>
        </w:rPr>
      </w:pPr>
    </w:p>
    <w:p w14:paraId="33D78163" w14:textId="77777777" w:rsidR="00B95434" w:rsidRPr="00140451" w:rsidRDefault="00B95434" w:rsidP="005613AE">
      <w:pPr>
        <w:jc w:val="both"/>
        <w:rPr>
          <w:rFonts w:ascii="Arial" w:hAnsi="Arial" w:cs="Arial"/>
        </w:rPr>
      </w:pPr>
      <w:r>
        <w:rPr>
          <w:rFonts w:ascii="Arial" w:hAnsi="Arial" w:cs="Arial"/>
        </w:rPr>
        <w:t xml:space="preserve">Az immateriális javaknak, a tárgyi eszközöknek a hasznos élettartam végén várható maradványértékkel csökkentett bekerülési (beszerzési, illetve előállítási) értékét azokra az évekre kell felosztani, amelyekben ezeket az eszközöket előreláthatóan használni fogják (az értékcsökkenés elszámolása). </w:t>
      </w:r>
    </w:p>
    <w:p w14:paraId="6D8B89F4" w14:textId="77777777" w:rsidR="00B95434" w:rsidRPr="00140451" w:rsidRDefault="00B95434" w:rsidP="005613AE">
      <w:pPr>
        <w:jc w:val="both"/>
        <w:rPr>
          <w:rFonts w:ascii="Arial" w:hAnsi="Arial" w:cs="Arial"/>
        </w:rPr>
      </w:pPr>
    </w:p>
    <w:p w14:paraId="1D38516D" w14:textId="77777777" w:rsidR="00B95434" w:rsidRPr="00140451" w:rsidRDefault="00B95434" w:rsidP="005613AE">
      <w:pPr>
        <w:jc w:val="both"/>
        <w:rPr>
          <w:rFonts w:ascii="Arial" w:hAnsi="Arial" w:cs="Arial"/>
        </w:rPr>
      </w:pPr>
      <w:r>
        <w:rPr>
          <w:rFonts w:ascii="Arial" w:hAnsi="Arial" w:cs="Arial"/>
          <w:b/>
          <w:bCs/>
        </w:rPr>
        <w:t>Az évenként elszámolandó értékcsökkenésnek</w:t>
      </w:r>
      <w:r>
        <w:rPr>
          <w:rFonts w:ascii="Arial" w:hAnsi="Arial" w:cs="Arial"/>
        </w:rPr>
        <w:t xml:space="preserve"> a bekerülési értékhez (bruttó értékhez) vagy a nettó értékhez (a terv szerint elszámolt értékcsökkenéssel csökkentett bruttó értékhez) viszonyított arányát, vagy a bekerülési értéknek a teljesítménnyel arányos összegét, illetve az értékcsökkenés évenkénti abszolút összegét az egyedi eszköz várható használata, ebből adódó élettartama, fizikai elhasználódása és erkölcsi avulása, az adott vállalkozási tevékenységre jellemző körülmények figyelembevételével kell megtervezni, és azokat a nyilvántartásokon történő rögzítést követően a rendeltetésszerű használatbavételtől, az üzembe helyezéstől kell alkalmazni. Az üzembe helyezést hitelt érdemlő módon dokumentálni kell.</w:t>
      </w:r>
    </w:p>
    <w:p w14:paraId="09C92CDC" w14:textId="77777777" w:rsidR="00B95434" w:rsidRPr="00140451" w:rsidRDefault="00B95434" w:rsidP="005613AE">
      <w:pPr>
        <w:jc w:val="both"/>
        <w:rPr>
          <w:rFonts w:ascii="Arial" w:hAnsi="Arial" w:cs="Arial"/>
        </w:rPr>
      </w:pPr>
    </w:p>
    <w:p w14:paraId="05CAA946" w14:textId="77777777" w:rsidR="00B95434" w:rsidRPr="00140451" w:rsidRDefault="00B95434" w:rsidP="005613AE">
      <w:pPr>
        <w:jc w:val="both"/>
        <w:rPr>
          <w:rFonts w:ascii="Arial" w:hAnsi="Arial" w:cs="Arial"/>
        </w:rPr>
      </w:pPr>
      <w:r>
        <w:rPr>
          <w:rFonts w:ascii="Arial" w:hAnsi="Arial" w:cs="Arial"/>
          <w:b/>
          <w:bCs/>
        </w:rPr>
        <w:t>Nem számolható el terv szerinti értékcsökkenés</w:t>
      </w:r>
      <w:r>
        <w:rPr>
          <w:rFonts w:ascii="Arial" w:hAnsi="Arial" w:cs="Arial"/>
        </w:rPr>
        <w:t xml:space="preserve"> a földterület, a telek (a bányaművelésre, veszélyes hulladék tárolására igénybe vett földterület, telek kivételével), az erdő, a képzőművészeti alkotás, a régészeti lelet bekerülési (beszerzési) értéke után, és az üzembe nem helyezett beruházásnál.</w:t>
      </w:r>
    </w:p>
    <w:p w14:paraId="4ACCA27E" w14:textId="77777777" w:rsidR="00B95434" w:rsidRPr="00140451" w:rsidRDefault="00B95434" w:rsidP="005613AE">
      <w:pPr>
        <w:jc w:val="both"/>
        <w:rPr>
          <w:rFonts w:ascii="Arial" w:hAnsi="Arial" w:cs="Arial"/>
        </w:rPr>
      </w:pPr>
    </w:p>
    <w:p w14:paraId="2782A13A" w14:textId="77777777" w:rsidR="00B95434" w:rsidRPr="00140451" w:rsidRDefault="00B95434" w:rsidP="005613AE">
      <w:pPr>
        <w:jc w:val="both"/>
        <w:rPr>
          <w:rFonts w:ascii="Arial" w:hAnsi="Arial" w:cs="Arial"/>
        </w:rPr>
      </w:pPr>
      <w:r>
        <w:rPr>
          <w:rFonts w:ascii="Arial" w:hAnsi="Arial" w:cs="Arial"/>
        </w:rPr>
        <w:t>Nem szabad terv szerinti értékcsökkenést elszámolni az olyan eszköznél, amely értékéből a használat során sem veszít, vagy amelynek értéke - különleges helyzetéből, egyedi mivoltából adódóan - évről évre nő.</w:t>
      </w:r>
    </w:p>
    <w:p w14:paraId="597005A9" w14:textId="77777777" w:rsidR="00B95434" w:rsidRPr="00140451" w:rsidRDefault="00B95434" w:rsidP="005613AE">
      <w:pPr>
        <w:jc w:val="both"/>
        <w:rPr>
          <w:rFonts w:ascii="Arial" w:hAnsi="Arial" w:cs="Arial"/>
        </w:rPr>
      </w:pPr>
    </w:p>
    <w:p w14:paraId="39960B32" w14:textId="77777777" w:rsidR="00B95434" w:rsidRPr="00140451" w:rsidRDefault="00B95434" w:rsidP="005613AE">
      <w:pPr>
        <w:jc w:val="both"/>
        <w:rPr>
          <w:rFonts w:ascii="Arial" w:hAnsi="Arial" w:cs="Arial"/>
        </w:rPr>
      </w:pPr>
      <w:r>
        <w:rPr>
          <w:rFonts w:ascii="Arial" w:hAnsi="Arial" w:cs="Arial"/>
          <w:b/>
          <w:bCs/>
        </w:rPr>
        <w:t>Terv szerinti értékcsökkenést</w:t>
      </w:r>
      <w:r>
        <w:rPr>
          <w:rFonts w:ascii="Arial" w:hAnsi="Arial" w:cs="Arial"/>
        </w:rPr>
        <w:t xml:space="preserve"> a már rendeltetésszerűen használatba vett, üzembe helyezett immateriális javak, tárgyi eszközök után kell elszámolni addig, amíg azokat rendeltetésüknek megfelelően használják.</w:t>
      </w:r>
    </w:p>
    <w:p w14:paraId="4C385F18" w14:textId="77777777" w:rsidR="00B95434" w:rsidRPr="00140451" w:rsidRDefault="00B95434" w:rsidP="005613AE">
      <w:pPr>
        <w:jc w:val="both"/>
        <w:rPr>
          <w:rFonts w:ascii="Arial" w:hAnsi="Arial" w:cs="Arial"/>
        </w:rPr>
      </w:pPr>
    </w:p>
    <w:p w14:paraId="29A50512" w14:textId="041AD009" w:rsidR="00B95434" w:rsidRPr="00140451" w:rsidRDefault="00B95434" w:rsidP="005613AE">
      <w:pPr>
        <w:jc w:val="both"/>
        <w:rPr>
          <w:rFonts w:ascii="Arial" w:hAnsi="Arial" w:cs="Arial"/>
        </w:rPr>
      </w:pPr>
      <w:r>
        <w:rPr>
          <w:rFonts w:ascii="Arial" w:hAnsi="Arial" w:cs="Arial"/>
          <w:color w:val="000000"/>
        </w:rPr>
        <w:t>Az évenként elszámolandó értékcsökkenés összegének évek közötti felosztásánál figyelembe lehet venni az adott eszköz használatával elért bevételt terhelő egyéb, az eszköz beszerzésével összefüggő, de bekerülési értéknek nem minősülő ráfordításokat (az üzembe helyezés utáni kamatot, a devizahitelek árfolyamveszteségét), az eszköz folyamatos használatával kapcsolatos karbantartási költségeket az egyedi eszköznek – az adott vállalkozási tevékenységre jellemző körülmények alapján számított – várható hasznos élettartamán belül, amennyiben az összemérés elvének érvényesülése azt indokolja.</w:t>
      </w:r>
    </w:p>
    <w:p w14:paraId="3AC045DA" w14:textId="77777777" w:rsidR="00B95434" w:rsidRPr="00140451" w:rsidRDefault="00B95434" w:rsidP="005613AE">
      <w:pPr>
        <w:jc w:val="both"/>
        <w:rPr>
          <w:rFonts w:ascii="Arial" w:hAnsi="Arial" w:cs="Arial"/>
          <w:color w:val="000000"/>
        </w:rPr>
      </w:pPr>
    </w:p>
    <w:p w14:paraId="3CD5D462" w14:textId="37FFBBB2" w:rsidR="009E2F57" w:rsidRDefault="00B95434" w:rsidP="005613AE">
      <w:pPr>
        <w:jc w:val="both"/>
        <w:rPr>
          <w:rFonts w:ascii="Arial" w:hAnsi="Arial" w:cs="Arial"/>
          <w:b/>
          <w:bCs/>
          <w:color w:val="000000"/>
        </w:rPr>
      </w:pPr>
      <w:r>
        <w:rPr>
          <w:rFonts w:ascii="Arial" w:hAnsi="Arial" w:cs="Arial"/>
          <w:b/>
          <w:bCs/>
          <w:color w:val="000000"/>
        </w:rPr>
        <w:t xml:space="preserve">Az évenként elszámolandó értékcsökkenés összegének évek közötti felosztásánál a számviteli törvény az adott eszköz használatával elért bevételt terhelő egyéb, az eszköz beszerzésével összefüggő, de bekerülési értéknek nem minősülő ráfordításokat (az üzembe helyezés utáni kamatot, a devizahitelek árfolyamveszteségét) </w:t>
      </w:r>
    </w:p>
    <w:p w14:paraId="5C4B801A" w14:textId="77777777" w:rsidR="009E2F57" w:rsidRDefault="009E2F57" w:rsidP="005613AE">
      <w:pPr>
        <w:jc w:val="both"/>
        <w:rPr>
          <w:rFonts w:ascii="Arial" w:hAnsi="Arial" w:cs="Arial"/>
          <w:b/>
          <w:bCs/>
          <w:color w:val="000000"/>
        </w:rPr>
      </w:pPr>
    </w:p>
    <w:p w14:paraId="7D448C84" w14:textId="209F6AEF" w:rsidR="00B95434" w:rsidRPr="009162C5" w:rsidRDefault="00B95434" w:rsidP="005613AE">
      <w:pPr>
        <w:jc w:val="both"/>
        <w:rPr>
          <w:rFonts w:ascii="Arial" w:hAnsi="Arial" w:cs="Arial"/>
          <w:color w:val="0000FF"/>
        </w:rPr>
      </w:pPr>
      <w:r>
        <w:rPr>
          <w:rFonts w:ascii="Arial" w:hAnsi="Arial" w:cs="Arial"/>
          <w:color w:val="0000FF"/>
        </w:rPr>
        <w:t xml:space="preserve">szükség szerint elhatároljuk.</w:t>
      </w:r>
    </w:p>
    <w:p w14:paraId="49CF995E" w14:textId="77777777" w:rsidR="00B95434" w:rsidRDefault="00B95434" w:rsidP="005613AE">
      <w:pPr>
        <w:jc w:val="both"/>
        <w:rPr>
          <w:rFonts w:ascii="Arial" w:hAnsi="Arial" w:cs="Arial"/>
          <w:color w:val="FF0000"/>
        </w:rPr>
      </w:pPr>
    </w:p>
    <w:p w14:paraId="3C3B76E7" w14:textId="77777777" w:rsidR="00B95434" w:rsidRPr="000C191C" w:rsidRDefault="00B95434" w:rsidP="005613AE">
      <w:pPr>
        <w:jc w:val="both"/>
        <w:rPr>
          <w:rFonts w:ascii="Arial" w:hAnsi="Arial" w:cs="Arial"/>
          <w:color w:val="FF0000"/>
        </w:rPr>
      </w:pPr>
      <w:r>
        <w:rPr>
          <w:rFonts w:ascii="Arial" w:hAnsi="Arial" w:cs="Arial"/>
          <w:color w:val="FF0000"/>
        </w:rPr>
        <w:t>VAGY</w:t>
      </w:r>
    </w:p>
    <w:p w14:paraId="504D47E5" w14:textId="77777777" w:rsidR="00B95434" w:rsidRDefault="00B95434" w:rsidP="005613AE">
      <w:pPr>
        <w:jc w:val="both"/>
        <w:rPr>
          <w:rFonts w:ascii="Arial" w:hAnsi="Arial" w:cs="Arial"/>
          <w:color w:val="0000FF"/>
        </w:rPr>
      </w:pPr>
    </w:p>
    <w:p w14:paraId="3FCBFD13" w14:textId="1ED60DB8" w:rsidR="00B95434" w:rsidRPr="009162C5" w:rsidRDefault="00B95434" w:rsidP="005613AE">
      <w:pPr>
        <w:jc w:val="both"/>
        <w:rPr>
          <w:rFonts w:ascii="Arial" w:hAnsi="Arial" w:cs="Arial"/>
          <w:color w:val="0000FF"/>
        </w:rPr>
      </w:pPr>
      <w:r>
        <w:rPr>
          <w:rFonts w:ascii="Arial" w:hAnsi="Arial" w:cs="Arial"/>
          <w:color w:val="0000FF"/>
        </w:rPr>
        <w:t xml:space="preserve">nem határoljuk el .</w:t>
      </w:r>
    </w:p>
    <w:p w14:paraId="0FB8966D" w14:textId="77777777" w:rsidR="00B95434" w:rsidRPr="00140451" w:rsidRDefault="00B95434" w:rsidP="005613AE">
      <w:pPr>
        <w:jc w:val="both"/>
        <w:rPr>
          <w:rFonts w:ascii="Arial" w:hAnsi="Arial" w:cs="Arial"/>
          <w:color w:val="000000"/>
        </w:rPr>
      </w:pPr>
    </w:p>
    <w:p w14:paraId="376F82E1" w14:textId="14D91CD8" w:rsidR="00B95434" w:rsidRDefault="00B95434" w:rsidP="005613AE">
      <w:pPr>
        <w:jc w:val="both"/>
        <w:rPr>
          <w:rFonts w:ascii="Arial" w:hAnsi="Arial" w:cs="Arial"/>
          <w:color w:val="000000"/>
        </w:rPr>
      </w:pPr>
      <w:r>
        <w:rPr>
          <w:rFonts w:ascii="Arial" w:hAnsi="Arial" w:cs="Arial"/>
          <w:color w:val="000000"/>
        </w:rPr>
        <w:t>A befejezett kísérleti fejlesztés, a befejezett alapítás-átszervezés aktivált értékét 5 év vagy ennél rövidebb idő alatt, az üzleti vagy cégértéket legalább 5 év, de legfeljebb 10 év alatt lehet leírni, amennyiben ezek hasznos élettartamát nem lehet megbecsülni.</w:t>
      </w:r>
    </w:p>
    <w:p w14:paraId="4BFCBCD1" w14:textId="77777777" w:rsidR="00B95434" w:rsidRDefault="00B95434" w:rsidP="005613AE">
      <w:pPr>
        <w:jc w:val="both"/>
        <w:rPr>
          <w:rFonts w:ascii="Arial" w:hAnsi="Arial" w:cs="Arial"/>
          <w:color w:val="000000"/>
        </w:rPr>
      </w:pPr>
    </w:p>
    <w:p w14:paraId="39E477EA" w14:textId="77777777" w:rsidR="00B95434" w:rsidRPr="009162C5" w:rsidRDefault="00B95434" w:rsidP="005613AE">
      <w:pPr>
        <w:jc w:val="both"/>
        <w:rPr>
          <w:rFonts w:ascii="Arial" w:hAnsi="Arial" w:cs="Arial"/>
          <w:color w:val="0000FF"/>
        </w:rPr>
      </w:pPr>
      <w:r>
        <w:rPr>
          <w:rFonts w:ascii="Arial" w:hAnsi="Arial" w:cs="Arial"/>
          <w:b/>
          <w:bCs/>
          <w:color w:val="000000"/>
        </w:rPr>
        <w:t xml:space="preserve">A befejezett kísérleti fejlesztés, a befejezett alapítás-átszervezés aktivált </w:t>
      </w:r>
      <w:r>
        <w:rPr>
          <w:rFonts w:ascii="Arial" w:hAnsi="Arial" w:cs="Arial"/>
          <w:color w:val="0000FF"/>
        </w:rPr>
        <w:t>értékét  5 év alatt írjuk le</w:t>
      </w:r>
    </w:p>
    <w:p w14:paraId="0CD92B9F" w14:textId="77777777" w:rsidR="00B95434" w:rsidRDefault="00B95434" w:rsidP="005613AE">
      <w:pPr>
        <w:jc w:val="both"/>
        <w:rPr>
          <w:rFonts w:ascii="Arial" w:hAnsi="Arial" w:cs="Arial"/>
          <w:color w:val="FF0000"/>
        </w:rPr>
      </w:pPr>
    </w:p>
    <w:p w14:paraId="026B1D8D" w14:textId="77777777" w:rsidR="00B95434" w:rsidRPr="000C191C" w:rsidRDefault="00B95434" w:rsidP="005613AE">
      <w:pPr>
        <w:jc w:val="both"/>
        <w:rPr>
          <w:rFonts w:ascii="Arial" w:hAnsi="Arial" w:cs="Arial"/>
          <w:color w:val="FF0000"/>
        </w:rPr>
      </w:pPr>
      <w:r>
        <w:rPr>
          <w:rFonts w:ascii="Arial" w:hAnsi="Arial" w:cs="Arial"/>
          <w:color w:val="FF0000"/>
        </w:rPr>
        <w:t>VAGY</w:t>
      </w:r>
    </w:p>
    <w:p w14:paraId="625952D5" w14:textId="77777777" w:rsidR="00B95434"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 xml:space="preserve"> év alatt írjuk le.</w:t>
      </w:r>
      <w:r>
        <w:rPr>
          <w:b/>
          <w:strike w:val="0"/>
          <w:color w:val="C00000"/>
          <w:highlight w:val="yellow"/>
        </w:rPr>
        <w:t xml:space="preserve"> [Szv 59. kérdés] </w:t>
      </w:r>
    </w:p>
    <w:p w14:paraId="17CBA075" w14:textId="77777777" w:rsidR="00B95434" w:rsidRDefault="00B95434" w:rsidP="005613AE">
      <w:pPr>
        <w:jc w:val="both"/>
        <w:rPr>
          <w:rFonts w:ascii="Arial" w:hAnsi="Arial" w:cs="Arial"/>
          <w:color w:val="0000FF"/>
        </w:rPr>
      </w:pPr>
    </w:p>
    <w:p w14:paraId="79D76245" w14:textId="77777777" w:rsidR="00B95434" w:rsidRDefault="00B95434" w:rsidP="005613AE">
      <w:pPr>
        <w:jc w:val="both"/>
        <w:rPr>
          <w:rFonts w:ascii="Arial" w:hAnsi="Arial" w:cs="Arial"/>
          <w:color w:val="0000FF"/>
        </w:rPr>
      </w:pPr>
      <w:r>
        <w:rPr>
          <w:rFonts w:ascii="Arial" w:hAnsi="Arial" w:cs="Arial"/>
          <w:b/>
          <w:bCs/>
        </w:rPr>
        <w:t>Az üzleti vagy cégértéket</w:t>
      </w:r>
      <w:r>
        <w:rPr>
          <w:rFonts w:ascii="Arial" w:hAnsi="Arial" w:cs="Arial"/>
          <w:color w:val="0000FF"/>
        </w:rPr>
        <w:t xml:space="preserve"> 5 év alatt írjuk le</w:t>
      </w:r>
    </w:p>
    <w:p w14:paraId="56E1F2FE" w14:textId="77777777" w:rsidR="00B95434" w:rsidRDefault="00B95434" w:rsidP="005613AE">
      <w:pPr>
        <w:jc w:val="both"/>
        <w:rPr>
          <w:rFonts w:ascii="Arial" w:hAnsi="Arial" w:cs="Arial"/>
          <w:color w:val="FF0000"/>
        </w:rPr>
      </w:pPr>
    </w:p>
    <w:p w14:paraId="3533D2EA" w14:textId="77777777" w:rsidR="00B95434" w:rsidRPr="000C191C" w:rsidRDefault="00B95434" w:rsidP="005613AE">
      <w:pPr>
        <w:jc w:val="both"/>
        <w:rPr>
          <w:rFonts w:ascii="Arial" w:hAnsi="Arial" w:cs="Arial"/>
          <w:color w:val="FF0000"/>
        </w:rPr>
      </w:pPr>
      <w:r>
        <w:rPr>
          <w:rFonts w:ascii="Arial" w:hAnsi="Arial" w:cs="Arial"/>
          <w:color w:val="FF0000"/>
        </w:rPr>
        <w:t>VAGY</w:t>
      </w:r>
    </w:p>
    <w:p w14:paraId="202F3047" w14:textId="77777777" w:rsidR="00B95434"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 xml:space="preserve"> év alatt írjuk le</w:t>
      </w:r>
      <w:r>
        <w:rPr>
          <w:b/>
          <w:strike w:val="0"/>
          <w:color w:val="C00000"/>
          <w:highlight w:val="yellow"/>
        </w:rPr>
        <w:t xml:space="preserve"> [Szv 61. kérdés] </w:t>
      </w:r>
    </w:p>
    <w:p w14:paraId="4D5BE264" w14:textId="77777777" w:rsidR="00B95434" w:rsidRDefault="00B95434" w:rsidP="005613AE">
      <w:pPr>
        <w:jc w:val="both"/>
        <w:rPr>
          <w:rFonts w:ascii="Arial" w:hAnsi="Arial" w:cs="Arial"/>
          <w:color w:val="FF0000"/>
        </w:rPr>
      </w:pPr>
    </w:p>
    <w:p w14:paraId="590904EC" w14:textId="77777777" w:rsidR="00B95434" w:rsidRPr="000C191C" w:rsidRDefault="00B95434" w:rsidP="005613AE">
      <w:pPr>
        <w:jc w:val="both"/>
        <w:rPr>
          <w:rFonts w:ascii="Arial" w:hAnsi="Arial" w:cs="Arial"/>
          <w:color w:val="FF0000"/>
        </w:rPr>
      </w:pPr>
      <w:r>
        <w:rPr>
          <w:rFonts w:ascii="Arial" w:hAnsi="Arial" w:cs="Arial"/>
          <w:color w:val="FF0000"/>
        </w:rPr>
        <w:t>VAGY</w:t>
      </w:r>
    </w:p>
    <w:p w14:paraId="4A0EAF78" w14:textId="77777777" w:rsidR="00B95434" w:rsidRDefault="00B95434" w:rsidP="005613AE">
      <w:pPr>
        <w:jc w:val="both"/>
        <w:rPr>
          <w:rFonts w:ascii="Arial" w:hAnsi="Arial" w:cs="Arial"/>
          <w:color w:val="0000FF"/>
        </w:rPr>
      </w:pPr>
      <w:r>
        <w:rPr>
          <w:rFonts w:ascii="Arial" w:hAnsi="Arial" w:cs="Arial"/>
          <w:color w:val="0000FF"/>
        </w:rPr>
        <w:t>10 év alatt írjuk le amennyiben hasznos élettartamát nem lehet megbecsülni.</w:t>
      </w:r>
    </w:p>
    <w:p w14:paraId="306E715A" w14:textId="77777777" w:rsidR="00B95434" w:rsidRPr="009162C5" w:rsidRDefault="00B95434" w:rsidP="005613AE">
      <w:pPr>
        <w:jc w:val="both"/>
        <w:rPr>
          <w:rFonts w:ascii="Arial" w:hAnsi="Arial" w:cs="Arial"/>
        </w:rPr>
      </w:pPr>
    </w:p>
    <w:p w14:paraId="17FF4C9C" w14:textId="77777777" w:rsidR="00B95434" w:rsidRPr="009162C5" w:rsidRDefault="00B95434" w:rsidP="005613AE">
      <w:pPr>
        <w:jc w:val="both"/>
        <w:rPr>
          <w:rFonts w:ascii="Arial" w:hAnsi="Arial" w:cs="Arial"/>
        </w:rPr>
      </w:pPr>
    </w:p>
    <w:p w14:paraId="382AB804" w14:textId="77777777" w:rsidR="00B95434" w:rsidRPr="00140451" w:rsidRDefault="00B95434" w:rsidP="005613AE">
      <w:pPr>
        <w:jc w:val="both"/>
        <w:rPr>
          <w:rFonts w:ascii="Arial" w:hAnsi="Arial" w:cs="Arial"/>
        </w:rPr>
      </w:pPr>
      <w:r>
        <w:rPr>
          <w:rFonts w:ascii="Arial" w:hAnsi="Arial" w:cs="Arial"/>
          <w:b/>
          <w:bCs/>
        </w:rPr>
        <w:lastRenderedPageBreak/>
        <w:t>Terven felüli értékcsökkenést</w:t>
      </w:r>
      <w:r>
        <w:rPr>
          <w:rFonts w:ascii="Arial" w:hAnsi="Arial" w:cs="Arial"/>
        </w:rPr>
        <w:t xml:space="preserve"> kell az immateriális jószágnál, a tárgyi eszköznél elszámolni akkor, ha </w:t>
      </w:r>
    </w:p>
    <w:p w14:paraId="59E245E5" w14:textId="77777777" w:rsidR="00B95434" w:rsidRPr="00140451" w:rsidRDefault="00B95434">
      <w:pPr>
        <w:numPr>
          <w:ilvl w:val="0"/>
          <w:numId w:val="15"/>
        </w:numPr>
        <w:spacing w:before="120"/>
        <w:jc w:val="both"/>
        <w:rPr>
          <w:rFonts w:ascii="Arial" w:hAnsi="Arial" w:cs="Arial"/>
        </w:rPr>
      </w:pPr>
      <w:r>
        <w:rPr>
          <w:rFonts w:ascii="Arial" w:hAnsi="Arial" w:cs="Arial"/>
        </w:rPr>
        <w:t xml:space="preserve">az immateriális jószág, a tárgyi eszköz (ideértve a beruházást is) könyv szerinti értéke tartósan és jelentősen magasabb, mint ezen eszköz piaci értéke (piaci értéken alapuló terven felüli leírás); </w:t>
      </w:r>
    </w:p>
    <w:p w14:paraId="58A0573A" w14:textId="77777777" w:rsidR="00B95434" w:rsidRPr="00140451" w:rsidRDefault="00B95434">
      <w:pPr>
        <w:numPr>
          <w:ilvl w:val="0"/>
          <w:numId w:val="15"/>
        </w:numPr>
        <w:spacing w:before="120"/>
        <w:jc w:val="both"/>
        <w:rPr>
          <w:rFonts w:ascii="Arial" w:hAnsi="Arial" w:cs="Arial"/>
        </w:rPr>
      </w:pPr>
      <w:r>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1A3F41A3" w14:textId="77777777" w:rsidR="00B95434" w:rsidRPr="00140451" w:rsidRDefault="00B95434">
      <w:pPr>
        <w:numPr>
          <w:ilvl w:val="0"/>
          <w:numId w:val="15"/>
        </w:numPr>
        <w:spacing w:before="120"/>
        <w:jc w:val="both"/>
        <w:rPr>
          <w:rFonts w:ascii="Arial" w:hAnsi="Arial" w:cs="Arial"/>
        </w:rPr>
      </w:pPr>
      <w:r>
        <w:rPr>
          <w:rFonts w:ascii="Arial" w:hAnsi="Arial" w:cs="Arial"/>
        </w:rPr>
        <w:t xml:space="preserve">a vagyoni értékű jog a szerződés módosulása miatt csak korlátozottan vagy egyáltalán nem érvényesíthető; </w:t>
      </w:r>
    </w:p>
    <w:p w14:paraId="07C5BD78" w14:textId="77777777" w:rsidR="00B95434" w:rsidRPr="00140451" w:rsidRDefault="00B95434">
      <w:pPr>
        <w:numPr>
          <w:ilvl w:val="0"/>
          <w:numId w:val="15"/>
        </w:numPr>
        <w:spacing w:before="120"/>
        <w:jc w:val="both"/>
        <w:rPr>
          <w:rFonts w:ascii="Arial" w:hAnsi="Arial" w:cs="Arial"/>
        </w:rPr>
      </w:pPr>
      <w:r>
        <w:rPr>
          <w:rFonts w:ascii="Arial" w:hAnsi="Arial" w:cs="Arial"/>
        </w:rPr>
        <w:t xml:space="preserve">a befejezett kísérleti fejlesztés révén megvalósuló tevékenységet korlátozzák vagy megszüntetik, illetve az eredménytelen lesz. </w:t>
      </w:r>
    </w:p>
    <w:p w14:paraId="4802615C" w14:textId="77777777" w:rsidR="00B95434" w:rsidRDefault="00B95434">
      <w:pPr>
        <w:numPr>
          <w:ilvl w:val="0"/>
          <w:numId w:val="15"/>
        </w:numPr>
        <w:spacing w:before="120"/>
        <w:jc w:val="both"/>
        <w:rPr>
          <w:rFonts w:ascii="Arial" w:hAnsi="Arial" w:cs="Arial"/>
        </w:rPr>
      </w:pPr>
      <w:r>
        <w:rPr>
          <w:rFonts w:ascii="Arial" w:hAnsi="Arial" w:cs="Arial"/>
        </w:rPr>
        <w:t xml:space="preserve">az üzleti vagy cégérték könyv szerinti értéke – a jövőbeni gazdasági hasznokra vonatkozó várakozásokat befolyásoló körülmények változása következtében – tartósan és jelentősen meghaladja annak piaci értékét (a várható megtérülésként meghatározott összeget).</w:t>
      </w:r>
    </w:p>
    <w:p w14:paraId="1E5DEC2D" w14:textId="77777777" w:rsidR="00B95434" w:rsidRDefault="00B95434" w:rsidP="005613AE">
      <w:pPr>
        <w:rPr>
          <w:rFonts w:ascii="Arial" w:hAnsi="Arial" w:cs="Arial"/>
          <w:b/>
          <w:bCs/>
        </w:rPr>
      </w:pPr>
    </w:p>
    <w:p w14:paraId="143A4774" w14:textId="77777777" w:rsidR="00B95434" w:rsidRPr="00AB7F3D" w:rsidRDefault="00B95434" w:rsidP="005613AE">
      <w:pPr>
        <w:jc w:val="both"/>
        <w:rPr>
          <w:rFonts w:ascii="Arial" w:hAnsi="Arial" w:cs="Arial"/>
        </w:rPr>
      </w:pPr>
      <w:r>
        <w:rPr>
          <w:rFonts w:ascii="Arial" w:hAnsi="Arial" w:cs="Arial"/>
        </w:rPr>
        <w:t>Ha vagyoni értékű jog, szellemi termék, tárgyi eszköz piaci értéke meghaladja a terv szerinti értékcsökkenéssel meghatározott nettó értéket, akkor a piaci értéken alapuló terven felüli leírást vissza kell írni.</w:t>
      </w:r>
    </w:p>
    <w:p w14:paraId="1AD3DD19" w14:textId="0F9E7A45" w:rsidR="00B95434" w:rsidRDefault="00B95434" w:rsidP="005613AE">
      <w:pPr>
        <w:jc w:val="center"/>
        <w:rPr>
          <w:rFonts w:ascii="Arial" w:hAnsi="Arial" w:cs="Arial"/>
          <w:b/>
          <w:bCs/>
        </w:rPr>
      </w:pPr>
    </w:p>
    <w:p w14:paraId="4DC55606" w14:textId="77777777" w:rsidR="006D6FE5" w:rsidRDefault="006D6FE5" w:rsidP="005613AE">
      <w:pPr>
        <w:jc w:val="center"/>
        <w:rPr>
          <w:rFonts w:ascii="Arial" w:hAnsi="Arial" w:cs="Arial"/>
          <w:b/>
          <w:bCs/>
        </w:rPr>
      </w:pPr>
    </w:p>
    <w:p w14:paraId="19DA582A" w14:textId="77777777" w:rsidR="009E2F57" w:rsidRDefault="009E2F57" w:rsidP="005613AE">
      <w:pPr>
        <w:jc w:val="center"/>
        <w:rPr>
          <w:rFonts w:ascii="Arial" w:hAnsi="Arial" w:cs="Arial"/>
          <w:b/>
          <w:bCs/>
        </w:rPr>
      </w:pPr>
    </w:p>
    <w:p w14:paraId="4CD5C526" w14:textId="7FC3E94E" w:rsidR="00B95434" w:rsidRPr="00DF4041" w:rsidRDefault="00B95434" w:rsidP="005613AE">
      <w:pPr>
        <w:jc w:val="center"/>
        <w:rPr>
          <w:rFonts w:ascii="Arial" w:hAnsi="Arial" w:cs="Arial"/>
          <w:b/>
          <w:bCs/>
        </w:rPr>
      </w:pPr>
      <w:r>
        <w:rPr>
          <w:rFonts w:ascii="Arial" w:hAnsi="Arial" w:cs="Arial"/>
          <w:b/>
          <w:bCs/>
        </w:rPr>
        <w:t>XIII. AZ EREDMÉNYKIMUTATÁS TARTALMA, TAGOLÁSA</w:t>
      </w:r>
    </w:p>
    <w:p w14:paraId="3FF91E11" w14:textId="77777777" w:rsidR="00B95434" w:rsidRPr="00DF4041" w:rsidRDefault="00B95434" w:rsidP="005613AE">
      <w:pPr>
        <w:jc w:val="both"/>
        <w:rPr>
          <w:rFonts w:ascii="Arial" w:hAnsi="Arial" w:cs="Arial"/>
        </w:rPr>
      </w:pPr>
    </w:p>
    <w:p w14:paraId="53035528" w14:textId="77777777" w:rsidR="00B95434" w:rsidRPr="00DF4041" w:rsidRDefault="00B95434" w:rsidP="005613AE">
      <w:pPr>
        <w:jc w:val="both"/>
        <w:rPr>
          <w:rFonts w:ascii="Arial" w:hAnsi="Arial" w:cs="Arial"/>
        </w:rPr>
      </w:pPr>
      <w:r>
        <w:rPr>
          <w:rFonts w:ascii="Arial" w:hAnsi="Arial" w:cs="Arial"/>
        </w:rPr>
        <w:t>Az eredménykimutatás a vállalkozó tárgyévi adózott eredményének levezetését - az ellenőrzés megállapításai alapján az előző üzleti év(ek) adózott eredményét módosító jelentős összegű hibák eredményre gyakorolt hatását elkülönítetten - tartalmazza, az eredmény keletkezésére, módosítására ható főbb tényezőket, a adózott eredmény összetevőit, kialakulását mutatja be.</w:t>
      </w:r>
    </w:p>
    <w:p w14:paraId="41E6B759" w14:textId="77777777" w:rsidR="00B95434" w:rsidRPr="00DF4041" w:rsidRDefault="00B95434" w:rsidP="005613AE">
      <w:pPr>
        <w:jc w:val="both"/>
        <w:rPr>
          <w:rFonts w:ascii="Arial" w:hAnsi="Arial" w:cs="Arial"/>
        </w:rPr>
      </w:pPr>
    </w:p>
    <w:p w14:paraId="4B14A6AD" w14:textId="796BCAEB" w:rsidR="00B95434" w:rsidRPr="00DF4041" w:rsidRDefault="00B95434" w:rsidP="00684311">
      <w:pPr>
        <w:jc w:val="both"/>
        <w:rPr>
          <w:rFonts w:ascii="Arial" w:hAnsi="Arial" w:cs="Arial"/>
        </w:rPr>
      </w:pPr>
      <w:r>
        <w:rPr>
          <w:rFonts w:ascii="Arial" w:hAnsi="Arial" w:cs="Arial"/>
        </w:rPr>
        <w:t xml:space="preserve">Az üzleti év adózott eredményét az üzemi (üzleti) tevékenység eredménye és a pénzügyi műveletek eredménye (a továbbiakban együtt: adózás előtti eredmény) adófizetési kötelezettség levonásával csökkentett, valamint a halasztott adókülönbözettel (ha értelmezhető) előjelének megfelelően módosított összegében kell meghatározni.</w:t>
      </w:r>
    </w:p>
    <w:p w14:paraId="724B106A" w14:textId="77777777" w:rsidR="00B95434" w:rsidRPr="00DF4041" w:rsidRDefault="00B95434" w:rsidP="005613AE">
      <w:pPr>
        <w:jc w:val="both"/>
        <w:rPr>
          <w:rFonts w:ascii="Arial" w:hAnsi="Arial" w:cs="Arial"/>
        </w:rPr>
      </w:pPr>
    </w:p>
    <w:p w14:paraId="44C19CFB" w14:textId="77777777" w:rsidR="00B95434" w:rsidRPr="00DF4041" w:rsidRDefault="00B95434" w:rsidP="005613AE">
      <w:pPr>
        <w:jc w:val="both"/>
        <w:rPr>
          <w:rFonts w:ascii="Arial" w:hAnsi="Arial" w:cs="Arial"/>
        </w:rPr>
      </w:pPr>
      <w:r>
        <w:rPr>
          <w:rFonts w:ascii="Arial" w:hAnsi="Arial" w:cs="Arial"/>
          <w:b/>
          <w:bCs/>
        </w:rPr>
        <w:t>Az üzemi (üzleti) tevékenység eredménye</w:t>
      </w:r>
      <w:r>
        <w:rPr>
          <w:rFonts w:ascii="Arial" w:hAnsi="Arial" w:cs="Arial"/>
        </w:rPr>
        <w:t xml:space="preserve"> - a vállalkozó döntésétől függően - kétféle módon állapítható meg (egyedi és konszolidált beszámolónál egyaránt):</w:t>
      </w:r>
    </w:p>
    <w:p w14:paraId="52B0275E" w14:textId="77777777" w:rsidR="00B95434" w:rsidRDefault="00B95434">
      <w:pPr>
        <w:numPr>
          <w:ilvl w:val="0"/>
          <w:numId w:val="17"/>
        </w:numPr>
        <w:spacing w:before="120"/>
        <w:ind w:left="714" w:hanging="357"/>
        <w:jc w:val="both"/>
        <w:rPr>
          <w:rFonts w:ascii="Arial" w:hAnsi="Arial" w:cs="Arial"/>
        </w:rPr>
      </w:pPr>
      <w:r>
        <w:rPr>
          <w:rFonts w:ascii="Arial" w:hAnsi="Arial" w:cs="Arial"/>
        </w:rPr>
        <w:t>az üzleti évben elszámolt értékesítés nettó árbevételének, az eszközök között állományba vett saját teljesítmények értékének, az egyéb bevételeknek, valamint az üzleti évben elszámolt anyagjellegű ráfordítások, személyi jellegű ráfordítások, értékcsökkenési leírás és egyéb ráfordítások együttes összegének különbözeteként (</w:t>
      </w:r>
      <w:r>
        <w:rPr>
          <w:rFonts w:ascii="Arial" w:hAnsi="Arial" w:cs="Arial"/>
          <w:b/>
          <w:bCs/>
        </w:rPr>
        <w:t>összköltség eljárással</w:t>
      </w:r>
      <w:r>
        <w:rPr>
          <w:rFonts w:ascii="Arial" w:hAnsi="Arial" w:cs="Arial"/>
        </w:rPr>
        <w:t>);</w:t>
      </w:r>
    </w:p>
    <w:p w14:paraId="4AE3275A" w14:textId="77777777" w:rsidR="00B95434" w:rsidRDefault="00B95434">
      <w:pPr>
        <w:numPr>
          <w:ilvl w:val="0"/>
          <w:numId w:val="17"/>
        </w:numPr>
        <w:spacing w:before="120"/>
        <w:ind w:left="714" w:hanging="357"/>
        <w:jc w:val="both"/>
        <w:rPr>
          <w:rFonts w:ascii="Arial" w:hAnsi="Arial" w:cs="Arial"/>
        </w:rPr>
      </w:pPr>
      <w:r>
        <w:rPr>
          <w:rFonts w:ascii="Arial" w:hAnsi="Arial" w:cs="Arial"/>
        </w:rPr>
        <w:lastRenderedPageBreak/>
        <w:t>az üzleti évben elszámolt értékesítés nettó árbevételének és az értékesítés közvetlen költségei, az értékesítés közvetett költségei különbözetének, valamint az egyéb bevételek és az egyéb ráfordítások különbözetének összevont értékeként (</w:t>
      </w:r>
      <w:r>
        <w:rPr>
          <w:rFonts w:ascii="Arial" w:hAnsi="Arial" w:cs="Arial"/>
          <w:b/>
          <w:bCs/>
        </w:rPr>
        <w:t>forgalmi költség eljárással</w:t>
      </w:r>
      <w:r>
        <w:rPr>
          <w:rFonts w:ascii="Arial" w:hAnsi="Arial" w:cs="Arial"/>
        </w:rPr>
        <w:t xml:space="preserve">). </w:t>
      </w:r>
    </w:p>
    <w:p w14:paraId="0769783F" w14:textId="77777777" w:rsidR="00B95434" w:rsidRPr="00DF4041" w:rsidRDefault="00B95434" w:rsidP="005613AE">
      <w:pPr>
        <w:jc w:val="both"/>
        <w:rPr>
          <w:rFonts w:ascii="Arial" w:hAnsi="Arial" w:cs="Arial"/>
        </w:rPr>
      </w:pPr>
    </w:p>
    <w:p w14:paraId="7436C67A" w14:textId="77777777" w:rsidR="00B95434" w:rsidRPr="00DF4041" w:rsidRDefault="00B95434" w:rsidP="005613AE">
      <w:pPr>
        <w:jc w:val="both"/>
        <w:rPr>
          <w:rFonts w:ascii="Arial" w:hAnsi="Arial" w:cs="Arial"/>
        </w:rPr>
      </w:pPr>
      <w:r>
        <w:rPr>
          <w:rFonts w:ascii="Arial" w:hAnsi="Arial" w:cs="Arial"/>
        </w:rPr>
        <w:t xml:space="preserve">Az üzemi (üzleti) tevékenységre vonatkozó eredménymegállapítás fenti két módjának tagolását a számviteli törvény melléklete tartalmazza. A vállalkozó a két változat közül választhat. Amennyiben azonban a vállalkozó az egyik üzleti évben összköltség eljárással, a másik évben forgalmi költség eljárással, illetve fordítva készíti az eredménykimutatást, biztosítani kell, hogy a tárgyév adataival az előző üzleti év adatai összehasonlíthatók legyenek. Egyik eljárásról (változatról) a másikra való áttérésről a </w:t>
      </w:r>
      <w:r>
        <w:rPr>
          <w:rFonts w:ascii="Arial" w:hAnsi="Arial" w:cs="Arial"/>
          <w:b/>
          <w:bCs/>
        </w:rPr>
        <w:t>kiegészítő mellékletben tájékoztatást kell adni</w:t>
      </w:r>
      <w:r>
        <w:rPr>
          <w:rFonts w:ascii="Arial" w:hAnsi="Arial" w:cs="Arial"/>
        </w:rPr>
        <w:t xml:space="preserve"> és az áttérést indokolni kell.</w:t>
      </w:r>
    </w:p>
    <w:p w14:paraId="74691BFF" w14:textId="77777777" w:rsidR="00B95434" w:rsidRPr="00DF4041" w:rsidRDefault="00B95434" w:rsidP="005613AE">
      <w:pPr>
        <w:jc w:val="both"/>
        <w:rPr>
          <w:rFonts w:ascii="Arial" w:hAnsi="Arial" w:cs="Arial"/>
        </w:rPr>
      </w:pPr>
    </w:p>
    <w:p w14:paraId="7F63F234" w14:textId="77777777" w:rsidR="00B95434" w:rsidRPr="00DF4041" w:rsidRDefault="00B95434" w:rsidP="005613AE">
      <w:pPr>
        <w:jc w:val="both"/>
        <w:rPr>
          <w:rFonts w:ascii="Arial" w:hAnsi="Arial" w:cs="Arial"/>
        </w:rPr>
      </w:pPr>
      <w:r>
        <w:rPr>
          <w:rFonts w:ascii="Arial" w:hAnsi="Arial" w:cs="Arial"/>
        </w:rPr>
        <w:t>Az ellenőrzés által megállapított nem jelentős összegű hibák eredményre gyakorolt hatását az eredménykimutatás megfelelő tárgyévi adatai tartalmazzák.</w:t>
      </w:r>
    </w:p>
    <w:p w14:paraId="384FBCBD" w14:textId="77777777" w:rsidR="00B95434" w:rsidRPr="00DF4041" w:rsidRDefault="00B95434" w:rsidP="005613AE">
      <w:pPr>
        <w:jc w:val="both"/>
        <w:rPr>
          <w:rFonts w:ascii="Arial" w:hAnsi="Arial" w:cs="Arial"/>
        </w:rPr>
      </w:pPr>
    </w:p>
    <w:p w14:paraId="66085E46" w14:textId="77777777" w:rsidR="00B95434" w:rsidRPr="00DF4041" w:rsidRDefault="00B95434" w:rsidP="005613AE">
      <w:pPr>
        <w:jc w:val="both"/>
        <w:rPr>
          <w:rFonts w:ascii="Arial" w:hAnsi="Arial" w:cs="Arial"/>
        </w:rPr>
      </w:pPr>
      <w:r>
        <w:rPr>
          <w:rFonts w:ascii="Arial" w:hAnsi="Arial" w:cs="Arial"/>
        </w:rPr>
        <w:t xml:space="preserve">Az eredménykimutatás számviteli törvény mellékletében megadott tételeinek további tagolása megengedett, amennyiben az egyes tételek további részletezése az eredmény valós értéke kialakulásának megismeréséhez, alátámasztásához ez szükséges. Új tételek is felvehetők, ha azok jogszabály szerinti tartalmát az előírt séma szerinti tételek egyikének e törvény szerinti elnevezése, tartalma sem fedi le.</w:t>
      </w:r>
    </w:p>
    <w:p w14:paraId="6A15856F" w14:textId="77777777" w:rsidR="00B95434" w:rsidRPr="00DF4041" w:rsidRDefault="00B95434" w:rsidP="005613AE">
      <w:pPr>
        <w:jc w:val="both"/>
        <w:rPr>
          <w:rFonts w:ascii="Arial" w:hAnsi="Arial" w:cs="Arial"/>
        </w:rPr>
      </w:pPr>
    </w:p>
    <w:p w14:paraId="56ACE3A4" w14:textId="77777777" w:rsidR="00B95434" w:rsidRPr="00DF4041" w:rsidRDefault="00B95434" w:rsidP="005613AE">
      <w:pPr>
        <w:jc w:val="both"/>
        <w:rPr>
          <w:rFonts w:ascii="Arial" w:hAnsi="Arial" w:cs="Arial"/>
        </w:rPr>
      </w:pPr>
      <w:r>
        <w:rPr>
          <w:rFonts w:ascii="Arial" w:hAnsi="Arial" w:cs="Arial"/>
        </w:rPr>
        <w:t xml:space="preserve">A számviteli törvény mellékletében megadott eredménykimutatás arab számmal jelzett tételei egy-egy római számmal jelzett bevétel-, illetve ráfordításcsoporton belül összevonhatók, ha</w:t>
      </w:r>
    </w:p>
    <w:p w14:paraId="41A5EF22" w14:textId="77777777" w:rsidR="00B95434" w:rsidRDefault="00B95434">
      <w:pPr>
        <w:numPr>
          <w:ilvl w:val="0"/>
          <w:numId w:val="18"/>
        </w:numPr>
        <w:spacing w:before="120"/>
        <w:ind w:left="714" w:hanging="357"/>
        <w:jc w:val="both"/>
        <w:rPr>
          <w:rFonts w:ascii="Arial" w:hAnsi="Arial" w:cs="Arial"/>
        </w:rPr>
      </w:pPr>
      <w:r>
        <w:rPr>
          <w:rFonts w:ascii="Arial" w:hAnsi="Arial" w:cs="Arial"/>
        </w:rPr>
        <w:t>azok összegükben a megbízható és valós összkép szempontjából nem jelentősek,</w:t>
      </w:r>
    </w:p>
    <w:p w14:paraId="15D3BC0D" w14:textId="77777777" w:rsidR="00B95434" w:rsidRDefault="00B95434">
      <w:pPr>
        <w:numPr>
          <w:ilvl w:val="0"/>
          <w:numId w:val="18"/>
        </w:numPr>
        <w:spacing w:before="120"/>
        <w:ind w:left="714" w:hanging="357"/>
        <w:jc w:val="both"/>
        <w:rPr>
          <w:rFonts w:ascii="Arial" w:hAnsi="Arial" w:cs="Arial"/>
        </w:rPr>
      </w:pPr>
      <w:r>
        <w:rPr>
          <w:rFonts w:ascii="Arial" w:hAnsi="Arial" w:cs="Arial"/>
        </w:rPr>
        <w:t>azok összevonása elősegíti a világosság elvének érvényesülését,</w:t>
      </w:r>
    </w:p>
    <w:p w14:paraId="76E20A3F" w14:textId="77777777" w:rsidR="00B95434" w:rsidRDefault="00B95434">
      <w:pPr>
        <w:numPr>
          <w:ilvl w:val="0"/>
          <w:numId w:val="18"/>
        </w:numPr>
        <w:spacing w:before="120"/>
        <w:ind w:left="714" w:hanging="357"/>
        <w:jc w:val="both"/>
        <w:rPr>
          <w:rFonts w:ascii="Arial" w:hAnsi="Arial" w:cs="Arial"/>
        </w:rPr>
      </w:pPr>
      <w:r>
        <w:rPr>
          <w:rFonts w:ascii="Arial" w:hAnsi="Arial" w:cs="Arial"/>
        </w:rPr>
        <w:t>az összevont tételek és az összevonás indoka a kiegészítő mellékletben bemutatásra kerül.</w:t>
      </w:r>
    </w:p>
    <w:p w14:paraId="58B016AF" w14:textId="77777777" w:rsidR="00B95434" w:rsidRPr="00DF4041" w:rsidRDefault="00B95434" w:rsidP="005613AE">
      <w:pPr>
        <w:jc w:val="both"/>
        <w:rPr>
          <w:rFonts w:ascii="Arial" w:hAnsi="Arial" w:cs="Arial"/>
        </w:rPr>
      </w:pPr>
    </w:p>
    <w:p w14:paraId="766324E4" w14:textId="77777777" w:rsidR="00B95434" w:rsidRPr="00DF4041" w:rsidRDefault="00B95434" w:rsidP="005613AE">
      <w:pPr>
        <w:jc w:val="both"/>
        <w:rPr>
          <w:rFonts w:ascii="Arial" w:hAnsi="Arial" w:cs="Arial"/>
        </w:rPr>
      </w:pPr>
      <w:r>
        <w:rPr>
          <w:rFonts w:ascii="Arial" w:hAnsi="Arial" w:cs="Arial"/>
        </w:rPr>
        <w:t>Nem kell az eredménykimutatásban feltüntetni azon arab számmal jelzett tételeket, amelyeknél sem az előző üzleti évre, sem a tárgyévre vonatkozóan adat nem szerepel.</w:t>
      </w:r>
    </w:p>
    <w:p w14:paraId="548B3F8E" w14:textId="77777777" w:rsidR="00B95434" w:rsidRPr="00DF4041" w:rsidRDefault="00B95434" w:rsidP="005613AE">
      <w:pPr>
        <w:jc w:val="both"/>
        <w:rPr>
          <w:rFonts w:ascii="Arial" w:hAnsi="Arial" w:cs="Arial"/>
        </w:rPr>
      </w:pPr>
    </w:p>
    <w:p w14:paraId="7D1206D2" w14:textId="77777777" w:rsidR="00B95434" w:rsidRPr="00DF4041" w:rsidRDefault="00B95434" w:rsidP="005613AE">
      <w:pPr>
        <w:jc w:val="both"/>
        <w:rPr>
          <w:rFonts w:ascii="Arial" w:hAnsi="Arial" w:cs="Arial"/>
          <w:b/>
          <w:bCs/>
        </w:rPr>
      </w:pPr>
      <w:r>
        <w:rPr>
          <w:rFonts w:ascii="Arial" w:hAnsi="Arial" w:cs="Arial"/>
          <w:b/>
          <w:bCs/>
        </w:rPr>
        <w:t xml:space="preserve">Az eredménykimutatás tételeinek tartalma </w:t>
      </w:r>
    </w:p>
    <w:p w14:paraId="379C9722" w14:textId="77777777" w:rsidR="00B95434" w:rsidRPr="00DF4041" w:rsidRDefault="00B95434" w:rsidP="005613AE">
      <w:pPr>
        <w:jc w:val="both"/>
        <w:rPr>
          <w:rFonts w:ascii="Arial" w:hAnsi="Arial" w:cs="Arial"/>
        </w:rPr>
      </w:pPr>
    </w:p>
    <w:p w14:paraId="0D5EBC1C" w14:textId="691E685C" w:rsidR="00B95434" w:rsidRPr="00DF4041" w:rsidRDefault="00B95434" w:rsidP="005613AE">
      <w:pPr>
        <w:jc w:val="both"/>
        <w:rPr>
          <w:rFonts w:ascii="Arial" w:hAnsi="Arial" w:cs="Arial"/>
        </w:rPr>
      </w:pPr>
      <w:r>
        <w:rPr>
          <w:rFonts w:ascii="Arial" w:hAnsi="Arial" w:cs="Arial"/>
        </w:rPr>
        <w:t xml:space="preserve">Az értékesítés nettó árbevételeként kell kimutatni a szerződés szerinti teljesítés időszakában az üzleti évben értékesített vásárolt és saját termelésű készletek, valamint a teljesített szolgáltatások ártámogatással és felárral növelt, engedményekkel csökkentett - általános forgalmi adót nem tartalmazó – ellenértékét, továbbá a befektetett eszközök használati, építményi, üzemeltetési, kezelési jogának átengedéséért kapott - általános forgalmi adót nem tartalmazó - számlázott ellenértéket.</w:t>
      </w:r>
    </w:p>
    <w:p w14:paraId="06633FF6" w14:textId="77777777" w:rsidR="00B95434" w:rsidRPr="00DF4041" w:rsidRDefault="00B95434" w:rsidP="005613AE">
      <w:pPr>
        <w:jc w:val="both"/>
        <w:rPr>
          <w:rFonts w:ascii="Arial" w:hAnsi="Arial" w:cs="Arial"/>
        </w:rPr>
      </w:pPr>
    </w:p>
    <w:p w14:paraId="28998647" w14:textId="714FECD1" w:rsidR="00B95434" w:rsidRPr="00DF4041" w:rsidRDefault="00B95434" w:rsidP="005613AE">
      <w:pPr>
        <w:jc w:val="both"/>
        <w:rPr>
          <w:rFonts w:ascii="Arial" w:hAnsi="Arial" w:cs="Arial"/>
        </w:rPr>
      </w:pPr>
      <w:r>
        <w:rPr>
          <w:rFonts w:ascii="Arial" w:hAnsi="Arial" w:cs="Arial"/>
        </w:rPr>
        <w:t xml:space="preserve">Az értékesítés nettó árbevétele nem tartalmazhatja az értékesítésről kiállított számviteli bizonylatban - a konkrét vásárolt és saját termelésű készlethez, szolgáltatásnyújtáshoz kapcsolódóan - adott engedmény összegét. </w:t>
      </w:r>
    </w:p>
    <w:p w14:paraId="24C11754" w14:textId="77777777" w:rsidR="00B95434" w:rsidRPr="00DF4041" w:rsidRDefault="00B95434" w:rsidP="005613AE">
      <w:pPr>
        <w:jc w:val="both"/>
        <w:rPr>
          <w:rFonts w:ascii="Arial" w:hAnsi="Arial" w:cs="Arial"/>
        </w:rPr>
      </w:pPr>
    </w:p>
    <w:p w14:paraId="1EA8BA93" w14:textId="77777777" w:rsidR="00B95434" w:rsidRPr="00094D93" w:rsidRDefault="00B95434" w:rsidP="005613AE">
      <w:pPr>
        <w:jc w:val="both"/>
        <w:rPr>
          <w:rFonts w:ascii="Arial" w:hAnsi="Arial" w:cs="Arial"/>
          <w:b/>
          <w:bCs/>
        </w:rPr>
      </w:pPr>
      <w:r>
        <w:rPr>
          <w:rFonts w:ascii="Arial" w:hAnsi="Arial" w:cs="Arial"/>
          <w:b/>
          <w:bCs/>
        </w:rPr>
        <w:t>Az értékesítés nettó árbevételét csökkentő tételként kell elszámolni:</w:t>
      </w:r>
    </w:p>
    <w:p w14:paraId="4A0A50B3" w14:textId="68344B81" w:rsidR="00B95434" w:rsidRDefault="00B95434">
      <w:pPr>
        <w:numPr>
          <w:ilvl w:val="0"/>
          <w:numId w:val="19"/>
        </w:numPr>
        <w:spacing w:before="120"/>
        <w:ind w:left="714" w:hanging="357"/>
        <w:jc w:val="both"/>
        <w:rPr>
          <w:rFonts w:ascii="Arial" w:hAnsi="Arial" w:cs="Arial"/>
        </w:rPr>
      </w:pPr>
      <w:r>
        <w:rPr>
          <w:rFonts w:ascii="Arial" w:hAnsi="Arial" w:cs="Arial"/>
        </w:rPr>
        <w:lastRenderedPageBreak/>
        <w:t xml:space="preserve">a vásárolt és saját termelésű készlet értékesítéséhez, a szolgáltatásnyújtáshoz kapcsolódóan utólag adott engedmény helyesbítő számviteli bizonylatban rögzített - általános forgalmi adót nem tartalmazó – értékét;</w:t>
      </w:r>
    </w:p>
    <w:p w14:paraId="08C6BED1" w14:textId="1903B461" w:rsidR="00B95434" w:rsidRDefault="00B95434">
      <w:pPr>
        <w:numPr>
          <w:ilvl w:val="0"/>
          <w:numId w:val="19"/>
        </w:numPr>
        <w:spacing w:before="120"/>
        <w:ind w:left="714" w:hanging="357"/>
        <w:jc w:val="both"/>
        <w:rPr>
          <w:rFonts w:ascii="Arial" w:hAnsi="Arial" w:cs="Arial"/>
        </w:rPr>
      </w:pPr>
      <w:r>
        <w:rPr>
          <w:rFonts w:ascii="Arial" w:hAnsi="Arial" w:cs="Arial"/>
        </w:rPr>
        <w:t xml:space="preserve">a vásárolt és saját termelésű készlet értékesítéséhez, a szolgáltatásnyújtáshoz kapcsolódóan - a teljesítés időpontjában már fennálló, megismerhető, a szerződés szerinti feltételektől való eltérések vagy a teljesítést követően végrehajtott szerződésmódosítások miatt - utólag adott engedmény helyesbítő  számviteli bizonylatban rögzített - általános forgalmi adót nem tartalmazó – értékét;</w:t>
      </w:r>
    </w:p>
    <w:p w14:paraId="4B931EF5" w14:textId="375488B7" w:rsidR="00B95434" w:rsidRDefault="00B95434">
      <w:pPr>
        <w:numPr>
          <w:ilvl w:val="0"/>
          <w:numId w:val="19"/>
        </w:numPr>
        <w:spacing w:before="120"/>
        <w:ind w:left="714" w:hanging="357"/>
        <w:jc w:val="both"/>
        <w:rPr>
          <w:rFonts w:ascii="Arial" w:hAnsi="Arial" w:cs="Arial"/>
        </w:rPr>
      </w:pPr>
      <w:r>
        <w:rPr>
          <w:rFonts w:ascii="Arial" w:hAnsi="Arial" w:cs="Arial"/>
        </w:rPr>
        <w:t xml:space="preserve">a - teljesítés időpontjában a vevő által szerződés szerinti teljesítésként elfogadott - vásárolt és saját termelésű készlet értékesítéséhez, szolgáltatásnyújtáshoz kapcsolódóan - a szavatossági jogok (igények) érvényesítése során - utólag adott engedmény helyesbítő számviteli bizonylatban rögzített - általános forgalmi adót nem tartalmazó- értékét;</w:t>
      </w:r>
    </w:p>
    <w:p w14:paraId="66177E55" w14:textId="2C792A5E" w:rsidR="00B95434" w:rsidRDefault="00B95434">
      <w:pPr>
        <w:numPr>
          <w:ilvl w:val="0"/>
          <w:numId w:val="19"/>
        </w:numPr>
        <w:spacing w:before="120"/>
        <w:ind w:left="714" w:hanging="357"/>
        <w:jc w:val="both"/>
        <w:rPr>
          <w:rFonts w:ascii="Arial" w:hAnsi="Arial" w:cs="Arial"/>
        </w:rPr>
      </w:pPr>
      <w:r>
        <w:rPr>
          <w:rFonts w:ascii="Arial" w:hAnsi="Arial" w:cs="Arial"/>
        </w:rPr>
        <w:t xml:space="preserve">az értékesített és később visszavett, a két időpont között használt termék visszavételkori piaci értékét, legfeljebb eredeti eladási árát, a helyesbítő,  számviteli bizonylatban rögzített, a szerződés szerinti feltételek teljesülésének későbbi meghiúsulása miatt az eredeti ellenértéknek részben vagy teljesen visszatérített - általános forgalmi adót nem tartalmazó – értékét;</w:t>
      </w:r>
    </w:p>
    <w:p w14:paraId="2E568136" w14:textId="27532A9B" w:rsidR="00B95434" w:rsidRDefault="00B95434">
      <w:pPr>
        <w:numPr>
          <w:ilvl w:val="0"/>
          <w:numId w:val="19"/>
        </w:numPr>
        <w:spacing w:before="120"/>
        <w:ind w:left="714" w:hanging="357"/>
        <w:jc w:val="both"/>
        <w:rPr>
          <w:rFonts w:ascii="Arial" w:hAnsi="Arial" w:cs="Arial"/>
        </w:rPr>
      </w:pPr>
      <w:r>
        <w:rPr>
          <w:rFonts w:ascii="Arial" w:hAnsi="Arial" w:cs="Arial"/>
        </w:rPr>
        <w:t xml:space="preserve">a vásárolt és saját termelésű készlet értékesítéséhez kapcsolódó visszáru, valamint az értékesített és később visszavett betétdíjas göngyöleg helyesbítő számviteli bizonylatban rögzített - általános forgalmi adót nem tartalmazó – értékét (a helyesbítés a visszaszállítás, a visszavétel időpontjára vonatkozik);;</w:t>
      </w:r>
    </w:p>
    <w:p w14:paraId="47A7B189" w14:textId="77777777" w:rsidR="00B95434" w:rsidRPr="00C310B3" w:rsidRDefault="00B95434">
      <w:pPr>
        <w:numPr>
          <w:ilvl w:val="0"/>
          <w:numId w:val="19"/>
        </w:numPr>
        <w:spacing w:before="120"/>
        <w:ind w:left="714" w:hanging="357"/>
        <w:jc w:val="both"/>
        <w:rPr>
          <w:rFonts w:ascii="Arial" w:hAnsi="Arial" w:cs="Arial"/>
        </w:rPr>
      </w:pPr>
      <w:r>
        <w:rPr>
          <w:rFonts w:ascii="Arial" w:hAnsi="Arial" w:cs="Arial"/>
        </w:rPr>
        <w:t>ha a vállalkozó nem alkalmazza a valós értéken történő értékelést, a nem pénzügyi eszköz eladásával teljesülő származékos ügyletek esetében a pénzügyi műveletek egyéb bevételeinek növekedésével szemben elszámolt, a nem pénzügyi eszköz kötési ára (árfolyama) és az ügylet zárása időpontjában érvényes piaci ára közötti különbözetet (az ügylet zárás napján érvényes valós értékét), amennyiben a piaci ár a kisebb;</w:t>
      </w:r>
    </w:p>
    <w:p w14:paraId="0752A219" w14:textId="6B023606" w:rsidR="00B95434" w:rsidRDefault="00B95434">
      <w:pPr>
        <w:numPr>
          <w:ilvl w:val="0"/>
          <w:numId w:val="19"/>
        </w:numPr>
        <w:spacing w:before="120"/>
        <w:ind w:left="714" w:hanging="357"/>
        <w:jc w:val="both"/>
        <w:rPr>
          <w:rFonts w:ascii="Arial" w:hAnsi="Arial" w:cs="Arial"/>
        </w:rPr>
      </w:pPr>
      <w:r>
        <w:rPr>
          <w:rFonts w:ascii="Arial" w:hAnsi="Arial" w:cs="Arial"/>
        </w:rPr>
        <w:t>azt az összeget, amellyel a szerződés elszámolási egységével kapcsolatban elszámolt árbevétel meghaladja a szerződés elszámolási egysége – általános forgalmi adót nem tartalmazó – teljes szerződéses ellenértékének teljesítési fok arányában számított összegét.</w:t>
      </w:r>
    </w:p>
    <w:p w14:paraId="35306459" w14:textId="28671B40" w:rsidR="000D056C" w:rsidRPr="00C310B3" w:rsidRDefault="000D056C">
      <w:pPr>
        <w:numPr>
          <w:ilvl w:val="0"/>
          <w:numId w:val="19"/>
        </w:numPr>
        <w:spacing w:before="120"/>
        <w:jc w:val="both"/>
        <w:rPr>
          <w:rFonts w:ascii="Arial" w:hAnsi="Arial" w:cs="Arial"/>
        </w:rPr>
      </w:pPr>
      <w:r>
        <w:rPr>
          <w:rFonts w:ascii="Arial" w:hAnsi="Arial" w:cs="Arial"/>
        </w:rPr>
        <w:t>az újrahasználható termék és az önkéntes visszaváltási díjas termék után a helyesbítő számviteli bizonylatban rögzített, visszafizetett visszaváltási díj összegét (a helyesbítés a visszafizetés időpontjára vonatkozik).</w:t>
      </w:r>
    </w:p>
    <w:p w14:paraId="08215DF2" w14:textId="77777777" w:rsidR="00540D56" w:rsidRPr="00DF4041" w:rsidRDefault="00540D56" w:rsidP="00540D56">
      <w:pPr>
        <w:jc w:val="both"/>
        <w:rPr>
          <w:rFonts w:ascii="Arial" w:hAnsi="Arial" w:cs="Arial"/>
        </w:rPr>
      </w:pPr>
    </w:p>
    <w:p w14:paraId="031DBD9F" w14:textId="3ADD60D5" w:rsidR="00B95434" w:rsidRDefault="00B95434" w:rsidP="005613AE">
      <w:pPr>
        <w:jc w:val="both"/>
        <w:rPr>
          <w:rFonts w:ascii="Arial" w:hAnsi="Arial" w:cs="Arial"/>
        </w:rPr>
      </w:pPr>
      <w:r>
        <w:rPr>
          <w:rFonts w:ascii="Arial" w:hAnsi="Arial" w:cs="Arial"/>
          <w:b/>
          <w:bCs/>
        </w:rPr>
        <w:t xml:space="preserve">Az értékesítés nettó árbevételét növelő tételként kell elszámolni:</w:t>
      </w:r>
    </w:p>
    <w:p w14:paraId="270032C9" w14:textId="4EDF850E" w:rsidR="00B95434" w:rsidRDefault="00B95434">
      <w:pPr>
        <w:numPr>
          <w:ilvl w:val="0"/>
          <w:numId w:val="23"/>
        </w:numPr>
        <w:jc w:val="both"/>
        <w:rPr>
          <w:rFonts w:ascii="Arial" w:hAnsi="Arial" w:cs="Arial"/>
        </w:rPr>
      </w:pPr>
      <w:r>
        <w:rPr>
          <w:rFonts w:ascii="Arial" w:hAnsi="Arial" w:cs="Arial"/>
        </w:rPr>
        <w:t xml:space="preserve">a vásárolt és saját termelésű készlet értékesítéséhez, a szolgáltatásnyújtáshoz kapcsolódóan utólag felszámított felár, az eladási árat növelő korrekciók helyesbítő számviteli bizonylatban rögzített - általános forgalmi adót nem tartalmazó – értékét;</w:t>
      </w:r>
    </w:p>
    <w:p w14:paraId="4DA92170" w14:textId="77777777" w:rsidR="00B95434" w:rsidRPr="00C310B3" w:rsidRDefault="00B95434">
      <w:pPr>
        <w:numPr>
          <w:ilvl w:val="0"/>
          <w:numId w:val="19"/>
        </w:numPr>
        <w:spacing w:before="120"/>
        <w:ind w:left="714" w:hanging="357"/>
        <w:jc w:val="both"/>
        <w:rPr>
          <w:rFonts w:ascii="Arial" w:hAnsi="Arial" w:cs="Arial"/>
        </w:rPr>
      </w:pPr>
      <w:r>
        <w:rPr>
          <w:rFonts w:ascii="Arial" w:hAnsi="Arial" w:cs="Arial"/>
        </w:rPr>
        <w:t xml:space="preserve">ha a vállalkozó nem alkalmazza a valós értéken történő értékelést, a nem pénzügyi eszköz eladásával teljesülő származékos ügyletek esetében a pénzügyi műveletek egyéb ráfordításainak növekedésével szemben elszámolt, a nem pénzügyi eszköz kötési ára (árfolyama) és az ügylet zárása időpontjában </w:t>
        <w:lastRenderedPageBreak/>
        <w:t>érvényes piaci ára közötti különbözetet (az ügylet zárás napján érvényes valós értékét), amennyiben a piaci ár a nagyobb;</w:t>
      </w:r>
    </w:p>
    <w:p w14:paraId="50B9F3FB" w14:textId="7000541B" w:rsidR="00B95434" w:rsidRPr="00C310B3" w:rsidRDefault="00B95434">
      <w:pPr>
        <w:numPr>
          <w:ilvl w:val="0"/>
          <w:numId w:val="19"/>
        </w:numPr>
        <w:spacing w:before="120"/>
        <w:ind w:left="714" w:hanging="357"/>
        <w:jc w:val="both"/>
        <w:rPr>
          <w:rFonts w:ascii="Arial" w:hAnsi="Arial" w:cs="Arial"/>
        </w:rPr>
      </w:pPr>
      <w:r>
        <w:rPr>
          <w:rFonts w:ascii="Arial" w:hAnsi="Arial" w:cs="Arial"/>
        </w:rPr>
        <w:t>azt az összeget, amellyel a szerződés elszámolási egysége – általános forgalmi adót nem tartalmazó – teljes szerződéses ellenértékének teljesítési fok arányában számított összege meghaladja a szerződés elszámolási egységével kapcsolatban elszámolt árbevételt,</w:t>
      </w:r>
    </w:p>
    <w:p w14:paraId="07A483A1" w14:textId="57A790D6" w:rsidR="00540D56" w:rsidRPr="00C310B3" w:rsidRDefault="00DB5C0D" w:rsidP="00C310B3">
      <w:pPr>
        <w:pStyle w:val="NormlWeb"/>
        <w:spacing w:after="20" w:afterAutospacing="0"/>
        <w:jc w:val="both"/>
        <w:rPr>
          <w:rFonts w:ascii="Arial" w:hAnsi="Arial" w:cs="Arial"/>
        </w:rPr>
      </w:pPr>
      <w:r>
        <w:rPr>
          <w:rFonts w:ascii="Arial" w:hAnsi="Arial" w:cs="Arial"/>
          <w:b/>
          <w:bCs/>
        </w:rPr>
        <w:t>Teljesítési fo</w:t>
      </w:r>
      <w:r>
        <w:rPr>
          <w:rFonts w:ascii="Arial" w:hAnsi="Arial" w:cs="Arial"/>
          <w:bCs/>
        </w:rPr>
        <w:t xml:space="preserve">knak kell tekinteni az árbevétel elszámolására vonatkozó fenti szabályok alkalmazásában </w:t>
      </w:r>
      <w:r>
        <w:rPr>
          <w:rFonts w:ascii="Arial" w:hAnsi="Arial" w:cs="Arial"/>
        </w:rPr>
        <w:t xml:space="preserve">a tényleges teljesítésnek a szerződés elszámolási egységére meghatározott mértékét, amely a ténylegesen elvégzett munkáknak az elvégzendő összes munkához viszonyított aránya. A teljesítési fok a szerződés elszámolási egységének minősülő szerződés, szerződés-csoport tárgyát képező termék, létesítmény előállításának, szolgáltatás nyújtásának, tevékenység elvégzésének jellegétől, körülményeitől, a szerződésben foglalt további feltételeitől függően az alábbi módokon határozható meg:</w:t>
      </w:r>
    </w:p>
    <w:p w14:paraId="4D5A795A"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 xml:space="preserve">a) a szerződés elszámolási egységének minősülő szerződés, szerződés-csoport tárgyát képező termék, létesítmény előállítása, szolgáltatás nyújtása, tevékenység végzése során már elvégzett munkák felmerült költségeinek a szerződés, szerződés-csoport teljesítéséhez szükséges összes munka becsült költségeihez viszonyított arányában,</w:t>
      </w:r>
    </w:p>
    <w:p w14:paraId="22EE3E93" w14:textId="526C337D"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b) a szerződés elszámolási egységének minősülő szerződés, szerződés-csoport tárgyát képező termék, létesítmény előállítása, szolgáltatás nyújtása, tevékenység végzése során már felmerült munkaóráknak a szerződés, szerződés-csoport teljesítéséhez szükséges összes becsült munkaóra igényéhez viszonyított arányában,</w:t>
      </w:r>
    </w:p>
    <w:p w14:paraId="28E34ED1"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c) a szerződés elszámolási egységének minősülő szerződés, szerződés-csoport tárgyát képező adott termék, létesítmény előállításának, szolgáltatás nyújtásának, tevékenység elvégzésének fokozatait jól jellemző egyéb fizikailag mérhető egység már elvégzett munkák során felmerült mennyiségének a szerződés, szerződés-csoport teljesítéséhez szükséges összes mennyiségéhez viszonyított arányában,</w:t>
      </w:r>
    </w:p>
    <w:p w14:paraId="3353715B"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Pr>
          <w:rFonts w:ascii="Arial" w:hAnsi="Arial" w:cs="Arial"/>
        </w:rPr>
        <w:t xml:space="preserve">d) a szerződés elszámolási egységének minősülő szerződés, szerződés-csoport tárgyát képező adott termék, létesítmény előállításának, adott szolgáltatás nyújtásának, adott tevékenység elvégzésének fokozatait, fizikailag mérhető részeit is tartalmazó, illetve ezek megállapíthatóságát biztosító műszaki vagy gazdasági jellegű leírásában (belső szabályzatban), általános szerződési feltételben, illetve a konkrét egyedi szerződésben meghatározott paraméterek, feltételek teljesülése (ideértve azt az esetet is, ha a szerződés szerint ez utóbbit a megrendelő visszaigazolásával kell alátámasztani) alapján, az elvégzett munka egyedi vizsgálata útján felmért, százalékos formában kifejezett teljesítési fokban,</w:t>
      </w:r>
    </w:p>
    <w:p w14:paraId="23308A33" w14:textId="77777777" w:rsidR="00A53000" w:rsidRPr="00C310B3" w:rsidRDefault="00A53000" w:rsidP="005613AE">
      <w:pPr>
        <w:jc w:val="both"/>
        <w:rPr>
          <w:rFonts w:ascii="Arial" w:hAnsi="Arial" w:cs="Arial"/>
          <w:bCs/>
        </w:rPr>
      </w:pPr>
    </w:p>
    <w:p w14:paraId="18328DB6" w14:textId="77777777" w:rsidR="006E338B" w:rsidRPr="00891CB3" w:rsidRDefault="00DB5C0D" w:rsidP="00891CB3">
      <w:pPr>
        <w:jc w:val="both"/>
        <w:rPr>
          <w:rFonts w:ascii="Arial" w:hAnsi="Arial" w:cs="Arial"/>
          <w:bCs/>
        </w:rPr>
      </w:pPr>
      <w:r>
        <w:rPr>
          <w:rFonts w:ascii="Arial" w:hAnsi="Arial" w:cs="Arial"/>
          <w:bCs/>
        </w:rPr>
        <w:t xml:space="preserve">e) </w:t>
      </w:r>
      <w:r>
        <w:rPr>
          <w:rFonts w:ascii="Arial" w:hAnsi="Arial" w:cs="Arial"/>
        </w:rPr>
        <w:t xml:space="preserve">a szerződés elszámolási egységének minősülő szerződés, szerződés-csoport tárgyát képező adott termék, létesítmény előállítását, adott szolgáltatás nyújtását adott tevékenység elvégzését jelentő összmunka egy fizikai részének dokumentumokkal alátámasztott teljesítése alapján meghatározott arányban.</w:t>
      </w:r>
    </w:p>
    <w:p w14:paraId="66734805" w14:textId="77777777" w:rsidR="00A53000" w:rsidRDefault="00A53000" w:rsidP="005613AE">
      <w:pPr>
        <w:jc w:val="both"/>
        <w:rPr>
          <w:rFonts w:ascii="Arial" w:hAnsi="Arial" w:cs="Arial"/>
          <w:bCs/>
        </w:rPr>
      </w:pPr>
    </w:p>
    <w:p w14:paraId="3CB3CAF3" w14:textId="77777777" w:rsidR="00B80754" w:rsidRDefault="00B80754" w:rsidP="00B80754">
      <w:pPr>
        <w:jc w:val="both"/>
        <w:rPr>
          <w:rFonts w:ascii="Arial" w:hAnsi="Arial" w:cs="Arial"/>
        </w:rPr>
      </w:pPr>
      <w:r>
        <w:rPr>
          <w:rFonts w:ascii="Arial" w:hAnsi="Arial" w:cs="Arial"/>
        </w:rPr>
        <w:t xml:space="preserve">Nem kell a szerződés elszámolási egységével összefüggésben az árbevétel csökkentésére, illetve növelésére vonatkozó fenti szabályt alkalmazni, ha a szerződés </w:t>
        <w:lastRenderedPageBreak/>
        <w:t>elszámolási egységének tárgya terméknek nagy tömegben, sorozatban történő legyártása és a vállalkozás úgy dönt, hogy nem alkalmazza a szerződés elszámolási egységére vonatkozó szabályrendszert.</w:t>
      </w:r>
    </w:p>
    <w:p w14:paraId="587D92A2" w14:textId="77777777" w:rsidR="00B80754" w:rsidRDefault="00B80754" w:rsidP="00B80754">
      <w:pPr>
        <w:jc w:val="both"/>
        <w:rPr>
          <w:rFonts w:ascii="Arial" w:hAnsi="Arial" w:cs="Arial"/>
        </w:rPr>
      </w:pPr>
    </w:p>
    <w:p w14:paraId="646F4031" w14:textId="77777777" w:rsidR="00B80754" w:rsidRPr="00C310B3" w:rsidRDefault="00B80754" w:rsidP="00B80754">
      <w:pPr>
        <w:jc w:val="both"/>
        <w:rPr>
          <w:rFonts w:ascii="Arial" w:hAnsi="Arial" w:cs="Arial"/>
          <w:b/>
          <w:bCs/>
          <w:color w:val="0070C0"/>
        </w:rPr>
      </w:pPr>
      <w:r>
        <w:rPr>
          <w:rFonts w:ascii="Arial" w:hAnsi="Arial" w:cs="Arial"/>
          <w:b/>
          <w:bCs/>
          <w:color w:val="0070C0"/>
        </w:rPr>
        <w:t>A nagy tömegben sorozatban gyártott termékek esetében a szerződés elszámolási egységére vonatkozó szabályrendszert</w:t>
      </w:r>
    </w:p>
    <w:p w14:paraId="1AFE94DC" w14:textId="77777777" w:rsidR="00B80754" w:rsidRPr="00C310B3" w:rsidRDefault="00B80754" w:rsidP="00B80754">
      <w:pPr>
        <w:jc w:val="both"/>
        <w:rPr>
          <w:rFonts w:ascii="Arial" w:hAnsi="Arial" w:cs="Arial"/>
          <w:color w:val="0070C0"/>
        </w:rPr>
      </w:pPr>
      <w:r>
        <w:rPr>
          <w:rFonts w:ascii="Arial" w:hAnsi="Arial" w:cs="Arial"/>
          <w:color w:val="0070C0"/>
        </w:rPr>
        <w:t>alkalmazzuk</w:t>
      </w:r>
    </w:p>
    <w:p w14:paraId="33A17578" w14:textId="77777777" w:rsidR="00B80754" w:rsidRPr="00C310B3" w:rsidRDefault="00B80754" w:rsidP="00B80754">
      <w:pPr>
        <w:jc w:val="both"/>
        <w:rPr>
          <w:rFonts w:ascii="Arial" w:hAnsi="Arial" w:cs="Arial"/>
          <w:color w:val="FF0000"/>
        </w:rPr>
      </w:pPr>
      <w:r>
        <w:rPr>
          <w:rFonts w:ascii="Arial" w:hAnsi="Arial" w:cs="Arial"/>
          <w:color w:val="FF0000"/>
        </w:rPr>
        <w:t>VAGY</w:t>
      </w:r>
    </w:p>
    <w:p w14:paraId="54244340" w14:textId="77777777" w:rsidR="00B80754" w:rsidRDefault="00E04586" w:rsidP="00B80754">
      <w:pPr>
        <w:jc w:val="both"/>
        <w:rPr>
          <w:color w:val="000000"/>
        </w:rPr>
      </w:pPr>
      <w:r>
        <w:rPr>
          <w:rFonts w:ascii="Arial" w:hAnsi="Arial" w:cs="Arial"/>
          <w:color w:val="0070C0"/>
        </w:rPr>
        <w:t xml:space="preserve">nem alkalmazzuk</w:t>
      </w:r>
      <w:r>
        <w:rPr>
          <w:rFonts w:ascii="Arial" w:hAnsi="Arial" w:cs="Arial"/>
        </w:rPr>
        <w:t>.</w:t>
      </w:r>
    </w:p>
    <w:p w14:paraId="0E34D31B" w14:textId="77777777" w:rsidR="00540D56" w:rsidRDefault="00540D56" w:rsidP="005613AE">
      <w:pPr>
        <w:jc w:val="both"/>
        <w:rPr>
          <w:rFonts w:ascii="Arial" w:hAnsi="Arial" w:cs="Arial"/>
          <w:b/>
          <w:bCs/>
        </w:rPr>
      </w:pPr>
    </w:p>
    <w:p w14:paraId="0EC055E7" w14:textId="784C5802" w:rsidR="000E69FA" w:rsidRPr="004A31B8" w:rsidRDefault="000E69FA" w:rsidP="000E69FA">
      <w:pPr>
        <w:rPr>
          <w:ins w:id="44" w:author="Judit Biróné Zeller" w:date="2026-01-22T19:27:00Z" w16du:dateUtc="2026-01-22T18:27:00Z"/>
          <w:rFonts w:ascii="Arial" w:hAnsi="Arial" w:cs="Arial"/>
        </w:rPr>
      </w:pPr>
      <w:ins w:id="45" w:author="Judit Biróné Zeller" w:date="2026-01-22T19:27:00Z" w16du:dateUtc="2026-01-22T18:27:00Z">
        <w:r>
          <w:rPr>
            <w:rFonts w:ascii="Arial" w:hAnsi="Arial" w:cs="Arial"/>
          </w:rPr>
          <w:t xml:space="preserve">Az értékesítés nettó árbevételét </w:t>
        </w:r>
        <w:r>
          <w:rPr>
            <w:rFonts w:ascii="Arial" w:hAnsi="Arial" w:cs="Arial"/>
            <w:b/>
            <w:bCs/>
            <w:rPrChange w:id="46" w:author="Judit Biróné Zeller" w:date="2026-01-22T19:27:00Z" w16du:dateUtc="2026-01-22T18:27:00Z">
              <w:rPr>
                <w:rFonts w:ascii="Arial" w:hAnsi="Arial" w:cs="Arial"/>
              </w:rPr>
            </w:rPrChange>
          </w:rPr>
          <w:t>módosítja</w:t>
        </w:r>
        <w:r>
          <w:rPr>
            <w:rFonts w:ascii="Arial" w:hAnsi="Arial" w:cs="Arial"/>
          </w:rPr>
          <w:t xml:space="preserve"> a </w:t>
        </w:r>
      </w:ins>
      <w:ins w:id="47" w:author="Judit Biróné Zeller" w:date="2026-01-23T18:01:00Z" w16du:dateUtc="2026-01-23T17:01:00Z">
        <w:r>
          <w:rPr>
            <w:rFonts w:ascii="Arial" w:hAnsi="Arial" w:cs="Arial"/>
          </w:rPr>
          <w:t>társasági adóról és osztalékadóról szóló</w:t>
        </w:r>
      </w:ins>
      <w:ins w:id="48" w:author="Judit Biróné Zeller" w:date="2026-01-23T18:02:00Z" w16du:dateUtc="2026-01-23T17:02:00Z">
        <w:r>
          <w:rPr>
            <w:rFonts w:ascii="Arial" w:hAnsi="Arial" w:cs="Arial"/>
          </w:rPr>
          <w:t xml:space="preserve"> 1996. évi LXXXI. </w:t>
        </w:r>
      </w:ins>
      <w:ins w:id="49" w:author="Judit Biróné Zeller" w:date="2026-01-22T19:27:00Z" w16du:dateUtc="2026-01-22T18:27:00Z">
        <w:r>
          <w:rPr>
            <w:rFonts w:ascii="Arial" w:hAnsi="Arial" w:cs="Arial"/>
          </w:rPr>
          <w:t xml:space="preserve">törvény szerinti szokásos piaci ár (szokásos piaci tartomány) és az alkalmazott ellenérték alapján számított különbözetből a felek megállapodása alapján – a mérlegkészítés időpontjáig – utólag elszámolt összeg, abban az esetben, ha a </w:t>
        </w:r>
      </w:ins>
      <w:ins w:id="50" w:author="Judit Biróné Zeller" w:date="2026-01-23T18:02:00Z" w16du:dateUtc="2026-01-23T17:02:00Z">
        <w:r>
          <w:rPr>
            <w:rFonts w:ascii="Arial" w:hAnsi="Arial" w:cs="Arial"/>
          </w:rPr>
          <w:t>társasági adó</w:t>
        </w:r>
      </w:ins>
      <w:ins w:id="51" w:author="Judit Biróné Zeller" w:date="2026-01-22T19:27:00Z" w16du:dateUtc="2026-01-22T18:27:00Z">
        <w:r>
          <w:rPr>
            <w:rFonts w:ascii="Arial" w:hAnsi="Arial" w:cs="Arial"/>
          </w:rPr>
          <w:t xml:space="preserve"> törvény 18. §-a alapján az értékesítőnek az értékesítésre tekintettel a társasági adó alapját módosítani kellene, amennyiben azt a könyvviteli elszámolásában az értékesítés nettó árbevétele módosításaként nem szerepeltetné.</w:t>
        </w:r>
      </w:ins>
    </w:p>
    <w:p w14:paraId="271A79FF" w14:textId="77777777" w:rsidR="000E69FA" w:rsidRDefault="000E69FA" w:rsidP="005613AE">
      <w:pPr>
        <w:jc w:val="both"/>
        <w:rPr>
          <w:ins w:id="52" w:author="Judit Biróné Zeller" w:date="2026-01-22T19:27:00Z" w16du:dateUtc="2026-01-22T18:27:00Z"/>
          <w:rFonts w:ascii="Arial" w:hAnsi="Arial" w:cs="Arial"/>
          <w:b/>
          <w:bCs/>
        </w:rPr>
      </w:pPr>
    </w:p>
    <w:p w14:paraId="1B937905" w14:textId="1B6FB25E" w:rsidR="00B95434" w:rsidRPr="00DF4041" w:rsidRDefault="00B95434" w:rsidP="005613AE">
      <w:pPr>
        <w:jc w:val="both"/>
        <w:rPr>
          <w:rFonts w:ascii="Arial" w:hAnsi="Arial" w:cs="Arial"/>
        </w:rPr>
      </w:pPr>
      <w:r>
        <w:rPr>
          <w:rFonts w:ascii="Arial" w:hAnsi="Arial" w:cs="Arial"/>
          <w:b/>
          <w:bCs/>
        </w:rPr>
        <w:t>Belföldi értékesítés árbevételeként</w:t>
      </w:r>
      <w:r>
        <w:rPr>
          <w:rFonts w:ascii="Arial" w:hAnsi="Arial" w:cs="Arial"/>
        </w:rPr>
        <w:t xml:space="preserve"> kell elszámolni a belföldi vevőnek értékesített vásárolt és saját termelésű készlet, valamint a belföldi igénybe vevő részére teljesített szolgáltatás számviteli törvény 75. § szerint meghatározott értékét, függetlenül attól, hogy azt forintban, devizában, valutában, termék- vagy szolgáltatásimporttal egyenlítik ki. Belföldi értékesítés árbevételeként kell elszámolni a vámszabad és a tranzitterületen lévő vállalkozónak történő közvetlen értékesítés értékét, továbbá a vámszabad és a tranzitterületen lévő vállalkozónál a belföldi vállalkozónak, illetve a más vámszabad és tranzitterületen lévő vállalkozónak történő közvetlen értékesítés értékét.</w:t>
      </w:r>
    </w:p>
    <w:p w14:paraId="03966FDD" w14:textId="77777777" w:rsidR="00B95434" w:rsidRPr="00DF4041" w:rsidRDefault="00B95434" w:rsidP="005613AE">
      <w:pPr>
        <w:jc w:val="both"/>
        <w:rPr>
          <w:rFonts w:ascii="Arial" w:hAnsi="Arial" w:cs="Arial"/>
        </w:rPr>
      </w:pPr>
    </w:p>
    <w:p w14:paraId="3D4E29DB" w14:textId="77777777" w:rsidR="00B95434" w:rsidRPr="00DF4041" w:rsidRDefault="00B95434" w:rsidP="005613AE">
      <w:pPr>
        <w:jc w:val="both"/>
        <w:rPr>
          <w:rFonts w:ascii="Arial" w:hAnsi="Arial" w:cs="Arial"/>
        </w:rPr>
      </w:pPr>
      <w:r>
        <w:rPr>
          <w:rFonts w:ascii="Arial" w:hAnsi="Arial" w:cs="Arial"/>
          <w:b/>
          <w:bCs/>
        </w:rPr>
        <w:t>Exportértékesítés árbevételeként</w:t>
      </w:r>
      <w:r>
        <w:rPr>
          <w:rFonts w:ascii="Arial" w:hAnsi="Arial" w:cs="Arial"/>
        </w:rPr>
        <w:t xml:space="preserve"> kell elszámolni a vásárolt és saját termelésű készlet külkereskedelmi termékforgalomban külföldi vevő részére történő értékesítésének, továbbá a külföldi igénybe vevő részére végzett szolgáltatásnyújtásnak az értékét, függetlenül attól, hogy azt devizában, valutában, forintban, termék- vagy szolgáltatásimporttal egyenlítik ki.</w:t>
      </w:r>
    </w:p>
    <w:p w14:paraId="7AA895B7" w14:textId="77777777" w:rsidR="00B95434" w:rsidRPr="00DF4041" w:rsidRDefault="00B95434" w:rsidP="005613AE">
      <w:pPr>
        <w:jc w:val="both"/>
        <w:rPr>
          <w:rFonts w:ascii="Arial" w:hAnsi="Arial" w:cs="Arial"/>
        </w:rPr>
      </w:pPr>
    </w:p>
    <w:p w14:paraId="3084818C" w14:textId="77777777" w:rsidR="00B95434" w:rsidRPr="00DF4041" w:rsidRDefault="00B95434" w:rsidP="005613AE">
      <w:pPr>
        <w:jc w:val="both"/>
        <w:rPr>
          <w:rFonts w:ascii="Arial" w:hAnsi="Arial" w:cs="Arial"/>
        </w:rPr>
      </w:pPr>
      <w:r>
        <w:rPr>
          <w:rFonts w:ascii="Arial" w:hAnsi="Arial" w:cs="Arial"/>
          <w:b/>
          <w:bCs/>
        </w:rPr>
        <w:t>Aktivált saját teljesítmények értékeként</w:t>
      </w:r>
      <w:r>
        <w:rPr>
          <w:rFonts w:ascii="Arial" w:hAnsi="Arial" w:cs="Arial"/>
        </w:rPr>
        <w:t xml:space="preserve"> a saját előállítású eszközöknek az üzleti évben aktivált (az eszközök között állományba vett) értéke és a saját termelésű készletek állományváltozása együttes (összevont) összegét kell kimutatni.</w:t>
      </w:r>
    </w:p>
    <w:p w14:paraId="666A9945" w14:textId="77777777" w:rsidR="00B95434" w:rsidRPr="00DF4041" w:rsidRDefault="00B95434" w:rsidP="005613AE">
      <w:pPr>
        <w:jc w:val="both"/>
        <w:rPr>
          <w:rFonts w:ascii="Arial" w:hAnsi="Arial" w:cs="Arial"/>
        </w:rPr>
      </w:pPr>
    </w:p>
    <w:p w14:paraId="2286DBDD" w14:textId="77777777" w:rsidR="00B95434" w:rsidRPr="00DF4041" w:rsidRDefault="00B95434" w:rsidP="005613AE">
      <w:pPr>
        <w:jc w:val="both"/>
        <w:rPr>
          <w:rFonts w:ascii="Arial" w:hAnsi="Arial" w:cs="Arial"/>
        </w:rPr>
      </w:pPr>
      <w:r>
        <w:rPr>
          <w:rFonts w:ascii="Arial" w:hAnsi="Arial" w:cs="Arial"/>
          <w:b/>
          <w:bCs/>
        </w:rPr>
        <w:t>Saját előállítású eszközök aktivált értékeként</w:t>
      </w:r>
      <w:r>
        <w:rPr>
          <w:rFonts w:ascii="Arial" w:hAnsi="Arial" w:cs="Arial"/>
        </w:rPr>
        <w:t xml:space="preserve"> kell kimutatni a saját vállalkozásban végzett és az eszközök között állományba vett saját teljesítmények továbbá a tenyészállattá átminősített növendékállatok, valamint a számviteli törvény szerint az egyéb ráfordítások között elszámolandó saját előállítású eszközök és saját teljesítmények közvetlen önköltségen számított értékét (ideértve azok értékvesztését is).</w:t>
      </w:r>
    </w:p>
    <w:p w14:paraId="2AAD6110" w14:textId="77777777" w:rsidR="00B95434" w:rsidRPr="00DF4041" w:rsidRDefault="00B95434" w:rsidP="005613AE">
      <w:pPr>
        <w:jc w:val="both"/>
        <w:rPr>
          <w:rFonts w:ascii="Arial" w:hAnsi="Arial" w:cs="Arial"/>
        </w:rPr>
      </w:pPr>
    </w:p>
    <w:p w14:paraId="587169FE" w14:textId="011B01EA" w:rsidR="00B95434" w:rsidRPr="00DF4041" w:rsidRDefault="00B95434" w:rsidP="005613AE">
      <w:pPr>
        <w:jc w:val="both"/>
        <w:rPr>
          <w:rFonts w:ascii="Arial" w:hAnsi="Arial" w:cs="Arial"/>
        </w:rPr>
      </w:pPr>
      <w:r>
        <w:rPr>
          <w:rFonts w:ascii="Arial" w:hAnsi="Arial" w:cs="Arial"/>
          <w:b/>
          <w:bCs/>
        </w:rPr>
        <w:t xml:space="preserve">Saját termelésű készletek állományváltozásaként </w:t>
      </w:r>
      <w:r>
        <w:rPr>
          <w:rFonts w:ascii="Arial" w:hAnsi="Arial" w:cs="Arial"/>
        </w:rPr>
        <w:t xml:space="preserve">a saját termelésű készletek üzleti év végi záróállományának és az üzleti év elejei nyitóállományának különbözetét kell figyelembe venni.</w:t>
      </w:r>
    </w:p>
    <w:p w14:paraId="11FC248C" w14:textId="77777777" w:rsidR="00B95434" w:rsidRPr="00DF4041" w:rsidRDefault="00B95434" w:rsidP="005613AE">
      <w:pPr>
        <w:jc w:val="both"/>
        <w:rPr>
          <w:rFonts w:ascii="Arial" w:hAnsi="Arial" w:cs="Arial"/>
        </w:rPr>
      </w:pPr>
    </w:p>
    <w:p w14:paraId="1112B839" w14:textId="77777777" w:rsidR="00B95434" w:rsidRPr="00DF4041" w:rsidRDefault="00B95434" w:rsidP="005613AE">
      <w:pPr>
        <w:jc w:val="both"/>
        <w:rPr>
          <w:rFonts w:ascii="Arial" w:hAnsi="Arial" w:cs="Arial"/>
        </w:rPr>
      </w:pPr>
      <w:r>
        <w:rPr>
          <w:rFonts w:ascii="Arial" w:hAnsi="Arial" w:cs="Arial"/>
          <w:b/>
          <w:bCs/>
        </w:rPr>
        <w:lastRenderedPageBreak/>
        <w:t>Egyéb bevételek</w:t>
      </w:r>
      <w:r>
        <w:rPr>
          <w:rFonts w:ascii="Arial" w:hAnsi="Arial" w:cs="Arial"/>
        </w:rPr>
        <w:t xml:space="preserve"> az olyan, az értékesítés nettó árbevételének részét nem képező bevételek, amelyek a rendszeres tevékenység (üzletmenet) során keletkeznek, és nem minősülnek pénzügyi műveletek bevételeinek.</w:t>
      </w:r>
    </w:p>
    <w:p w14:paraId="16322060" w14:textId="77777777" w:rsidR="00B95434" w:rsidRPr="00DF4041" w:rsidRDefault="00B95434" w:rsidP="005613AE">
      <w:pPr>
        <w:jc w:val="both"/>
        <w:rPr>
          <w:rFonts w:ascii="Arial" w:hAnsi="Arial" w:cs="Arial"/>
        </w:rPr>
      </w:pPr>
    </w:p>
    <w:p w14:paraId="1C10C929" w14:textId="77777777" w:rsidR="00B95434" w:rsidRPr="00DF4041" w:rsidRDefault="00B95434" w:rsidP="005613AE">
      <w:pPr>
        <w:jc w:val="both"/>
        <w:rPr>
          <w:rFonts w:ascii="Arial" w:hAnsi="Arial" w:cs="Arial"/>
        </w:rPr>
      </w:pPr>
      <w:r>
        <w:rPr>
          <w:rFonts w:ascii="Arial" w:hAnsi="Arial" w:cs="Arial"/>
        </w:rPr>
        <w:t xml:space="preserve">Egyéb bevételként kell elkülönítetten kimutatni a készletek és a forgóeszközök közötti követelések értékvesztésének, továbbá a terven felüli leírásoknak a visszaírt összegeit, valamint a kereskedelmi áruk nyereségjellegű leltárértékelési különbözetének összegét.</w:t>
      </w:r>
    </w:p>
    <w:p w14:paraId="4B01EBE8" w14:textId="77777777" w:rsidR="00B95434" w:rsidRPr="00DF4041" w:rsidRDefault="00B95434" w:rsidP="005613AE">
      <w:pPr>
        <w:jc w:val="both"/>
        <w:rPr>
          <w:rFonts w:ascii="Arial" w:hAnsi="Arial" w:cs="Arial"/>
        </w:rPr>
      </w:pPr>
    </w:p>
    <w:p w14:paraId="23C3FE19" w14:textId="77777777" w:rsidR="00B95434" w:rsidRPr="00DF4041" w:rsidRDefault="00B95434" w:rsidP="005613AE">
      <w:pPr>
        <w:jc w:val="both"/>
        <w:rPr>
          <w:rFonts w:ascii="Arial" w:hAnsi="Arial" w:cs="Arial"/>
        </w:rPr>
      </w:pPr>
      <w:r>
        <w:rPr>
          <w:rFonts w:ascii="Arial" w:hAnsi="Arial" w:cs="Arial"/>
        </w:rPr>
        <w:t xml:space="preserve">Egyéb bevételt csökkentő tételként kell elszámolni az értékesített és a szerződés szerinti feltételek teljesítésének későbbi meghiúsulása miatt visszavett, a két időpont között használt tárgyi eszközök, immateriális eszközök visszavételkori értékét.</w:t>
      </w:r>
    </w:p>
    <w:p w14:paraId="30F7BE41" w14:textId="77777777" w:rsidR="00B95434" w:rsidRPr="00DF4041" w:rsidRDefault="00B95434" w:rsidP="005613AE">
      <w:pPr>
        <w:jc w:val="both"/>
        <w:rPr>
          <w:rFonts w:ascii="Arial" w:hAnsi="Arial" w:cs="Arial"/>
        </w:rPr>
      </w:pPr>
    </w:p>
    <w:p w14:paraId="2B4A8DCB" w14:textId="77777777" w:rsidR="00B95434" w:rsidRPr="00DF4041" w:rsidRDefault="00B95434" w:rsidP="005613AE">
      <w:pPr>
        <w:jc w:val="both"/>
        <w:rPr>
          <w:rFonts w:ascii="Arial" w:hAnsi="Arial" w:cs="Arial"/>
        </w:rPr>
      </w:pPr>
      <w:r>
        <w:rPr>
          <w:rFonts w:ascii="Arial" w:hAnsi="Arial" w:cs="Arial"/>
        </w:rPr>
        <w:t>Egyéb bevételként kell kimutatni az üzleti évhez kapcsolódó, szerződésen alapuló - konkrét termékhez, anyaghoz, áruhoz, szolgáltatásnyújtáshoz közvetve kapcsolódó, nem számlázott - utólag kapott (járó) engedmény szerződés szerinti összegét.</w:t>
      </w:r>
    </w:p>
    <w:p w14:paraId="662E77D7" w14:textId="77777777" w:rsidR="00B95434" w:rsidRPr="00DF4041" w:rsidRDefault="00B95434" w:rsidP="005613AE">
      <w:pPr>
        <w:jc w:val="both"/>
        <w:rPr>
          <w:rFonts w:ascii="Arial" w:hAnsi="Arial" w:cs="Arial"/>
        </w:rPr>
      </w:pPr>
    </w:p>
    <w:p w14:paraId="1FB85DCE" w14:textId="77777777" w:rsidR="00B95434" w:rsidRPr="00CE4B0C" w:rsidRDefault="00B95434" w:rsidP="005613AE">
      <w:pPr>
        <w:jc w:val="both"/>
        <w:rPr>
          <w:rFonts w:ascii="Arial" w:hAnsi="Arial" w:cs="Arial"/>
          <w:b/>
          <w:bCs/>
        </w:rPr>
      </w:pPr>
      <w:r>
        <w:rPr>
          <w:rFonts w:ascii="Arial" w:hAnsi="Arial" w:cs="Arial"/>
        </w:rPr>
        <w:t xml:space="preserve">Az egyéb bevételek között kell továbbá elszámolni a következőket</w:t>
      </w:r>
    </w:p>
    <w:p w14:paraId="7EF3747C" w14:textId="77777777" w:rsidR="00B95434" w:rsidRPr="00CE4B0C" w:rsidRDefault="00B95434" w:rsidP="005613AE">
      <w:pPr>
        <w:pStyle w:val="NormlWeb"/>
        <w:jc w:val="both"/>
        <w:rPr>
          <w:rFonts w:ascii="Arial" w:hAnsi="Arial" w:cs="Arial"/>
        </w:rPr>
      </w:pPr>
      <w:r>
        <w:rPr>
          <w:rFonts w:ascii="Arial" w:hAnsi="Arial" w:cs="Arial"/>
          <w:i/>
          <w:iCs/>
        </w:rPr>
        <w:t xml:space="preserve">a) </w:t>
      </w:r>
      <w:r>
        <w:rPr>
          <w:rFonts w:ascii="Arial" w:hAnsi="Arial" w:cs="Arial"/>
        </w:rPr>
        <w:t xml:space="preserve">a káreseményekkel kapcsolatosan kapott bevételeket, továbbá a kapott bírságok, kötbérek, fekbérek, késedelmi kamatok, behajtási költségátalányok, kártérítések, sérelemdíjak összegét,</w:t>
      </w:r>
    </w:p>
    <w:p w14:paraId="5CC8B248" w14:textId="77777777" w:rsidR="00B95434" w:rsidRPr="00CE4B0C" w:rsidRDefault="00B95434" w:rsidP="005613AE">
      <w:pPr>
        <w:pStyle w:val="NormlWeb"/>
        <w:jc w:val="both"/>
        <w:rPr>
          <w:rFonts w:ascii="Arial" w:hAnsi="Arial" w:cs="Arial"/>
        </w:rPr>
      </w:pPr>
      <w:r>
        <w:rPr>
          <w:rFonts w:ascii="Arial" w:hAnsi="Arial" w:cs="Arial"/>
          <w:i/>
          <w:iCs/>
        </w:rPr>
        <w:t>b)</w:t>
      </w:r>
      <w:r>
        <w:rPr>
          <w:rFonts w:ascii="Arial" w:hAnsi="Arial" w:cs="Arial"/>
        </w:rPr>
        <w:t xml:space="preserve"> a behajthatatlannak minősített – és az előző üzleti év(ek)ben hitelezési veszteségként leírt – követelésekre kapott összeget,</w:t>
      </w:r>
    </w:p>
    <w:p w14:paraId="1A6C4A1A" w14:textId="77777777" w:rsidR="00B95434" w:rsidRPr="00CE4B0C" w:rsidRDefault="00B95434" w:rsidP="005613AE">
      <w:pPr>
        <w:pStyle w:val="NormlWeb"/>
        <w:jc w:val="both"/>
        <w:rPr>
          <w:rFonts w:ascii="Arial" w:hAnsi="Arial" w:cs="Arial"/>
        </w:rPr>
      </w:pPr>
      <w:r>
        <w:rPr>
          <w:rFonts w:ascii="Arial" w:hAnsi="Arial" w:cs="Arial"/>
          <w:i/>
          <w:iCs/>
        </w:rPr>
        <w:t>c)</w:t>
      </w:r>
      <w:r>
        <w:rPr>
          <w:rFonts w:ascii="Arial" w:hAnsi="Arial" w:cs="Arial"/>
        </w:rPr>
        <w:t xml:space="preserve"> a költségek (a ráfordítások) ellentételezésére – visszafizetési kötelezettség nélkül – belföldi vagy külföldi gazdálkodótól, illetve természetes személytől, valamint államközi szerződés vagy egyéb szerződés alapján külföldi szervezettől kapott támogatás, juttatás összegét,</w:t>
      </w:r>
    </w:p>
    <w:p w14:paraId="47638809" w14:textId="77777777" w:rsidR="00B95434" w:rsidRPr="00CE4B0C" w:rsidRDefault="00B95434" w:rsidP="005613AE">
      <w:pPr>
        <w:pStyle w:val="NormlWeb"/>
        <w:jc w:val="both"/>
        <w:rPr>
          <w:rFonts w:ascii="Arial" w:hAnsi="Arial" w:cs="Arial"/>
        </w:rPr>
      </w:pPr>
      <w:r>
        <w:rPr>
          <w:rFonts w:ascii="Arial" w:hAnsi="Arial" w:cs="Arial"/>
          <w:i/>
          <w:iCs/>
        </w:rPr>
        <w:t>d)</w:t>
      </w:r>
      <w:r>
        <w:rPr>
          <w:rFonts w:ascii="Arial" w:hAnsi="Arial" w:cs="Arial"/>
        </w:rPr>
        <w:t xml:space="preserve"> a termékpálya-szabályozáshoz kapcsolódó, terméktanácsok által fizetett termékpálya-szabályozás összegét,</w:t>
      </w:r>
    </w:p>
    <w:p w14:paraId="50668AC6" w14:textId="77777777" w:rsidR="00B95434" w:rsidRPr="00C310B3" w:rsidRDefault="00B95434" w:rsidP="005613AE">
      <w:pPr>
        <w:pStyle w:val="NormlWeb"/>
        <w:jc w:val="both"/>
        <w:rPr>
          <w:rFonts w:ascii="Arial" w:hAnsi="Arial" w:cs="Arial"/>
        </w:rPr>
      </w:pPr>
      <w:r>
        <w:rPr>
          <w:rFonts w:ascii="Arial" w:hAnsi="Arial" w:cs="Arial"/>
        </w:rPr>
        <w:t xml:space="preserve">ha a fenti tétel a tárgyévhez vagy a tárgyévet megelőző üzleti év(ek)hez kapcsolódik és azt a mérlegkészítés időpontjáig pénzügyileg rendezték. Az egyéb bevételkénti elszámolásnak nem feltétele a mérlegkészítés időpontjáig történő pénzügyi rendezés, ha külön jogszabály eltérően rendelkezik, illetve a </w:t>
      </w:r>
      <w:r>
        <w:rPr>
          <w:rFonts w:ascii="Arial" w:hAnsi="Arial" w:cs="Arial"/>
          <w:i/>
          <w:iCs/>
        </w:rPr>
        <w:t>c)</w:t>
      </w:r>
      <w:r>
        <w:rPr>
          <w:rFonts w:ascii="Arial" w:hAnsi="Arial" w:cs="Arial"/>
        </w:rPr>
        <w:t xml:space="preserve"> pontban foglalt támogatás esetén, ha a támogatási szerződés alapján a mérlegkészítés időpontjáig a támogatással való elszámolás megtörtént, vagy a támogatások várható, még el nem számolt összegével kapcsolatban a vállalkozó bizonyítani tudja, hogy teljesíteni fogja a támogatáshoz kapcsolódó feltételeket és valószínű, hogy a támogatást meg fogja kapni;</w:t>
      </w:r>
    </w:p>
    <w:p w14:paraId="08E6AF0A" w14:textId="77777777" w:rsidR="00B95434" w:rsidRPr="00C310B3" w:rsidRDefault="00B95434" w:rsidP="005613AE">
      <w:pPr>
        <w:pStyle w:val="NormlWeb"/>
        <w:jc w:val="both"/>
        <w:rPr>
          <w:rFonts w:ascii="Arial" w:hAnsi="Arial" w:cs="Arial"/>
        </w:rPr>
      </w:pPr>
      <w:r>
        <w:rPr>
          <w:rFonts w:ascii="Arial" w:hAnsi="Arial" w:cs="Arial"/>
          <w:i/>
          <w:iCs/>
        </w:rPr>
        <w:t>e)</w:t>
      </w:r>
      <w:r>
        <w:rPr>
          <w:rFonts w:ascii="Arial" w:hAnsi="Arial" w:cs="Arial"/>
        </w:rPr>
        <w:t xml:space="preserve"> céltartalék felhasználását (csökkenését, megszűnését);</w:t>
      </w:r>
    </w:p>
    <w:p w14:paraId="14D5D5B2" w14:textId="77777777" w:rsidR="00B95434" w:rsidRPr="00C310B3" w:rsidRDefault="00B95434" w:rsidP="005613AE">
      <w:pPr>
        <w:pStyle w:val="NormlWeb"/>
        <w:jc w:val="both"/>
        <w:rPr>
          <w:rFonts w:ascii="Arial" w:hAnsi="Arial" w:cs="Arial"/>
        </w:rPr>
      </w:pPr>
      <w:r>
        <w:rPr>
          <w:rFonts w:ascii="Arial" w:hAnsi="Arial" w:cs="Arial"/>
          <w:i/>
          <w:iCs/>
        </w:rPr>
        <w:t>f)</w:t>
      </w:r>
      <w:r>
        <w:rPr>
          <w:rFonts w:ascii="Arial" w:hAnsi="Arial" w:cs="Arial"/>
        </w:rPr>
        <w:t xml:space="preserve">a költségek (a ráfordítások) ellentételezésére – visszafizetési kötelezettség nélkül – az adóhatóságtól, jogszabály által meghatározott szervezettől megkapott, illetve az üzleti évhez kapcsolódóan a mérlegkészítés időpontjáig – a vonatkozó jogszabályi előírásoknak megfelelően – igényelt (járó) támogatás, juttatás összegét, ideértve azt az esetet is, ha a támogatások várható, még el nem számolt összegével kapcsolatban </w:t>
        <w:lastRenderedPageBreak/>
        <w:t>a vállalkozó bizonyítani tudja, hogy teljesíteni fogja a támogatáshoz kapcsolódó feltételeket és valószínű, hogy a támogatást meg fogja kapni;</w:t>
      </w:r>
    </w:p>
    <w:p w14:paraId="6A73D6F1" w14:textId="07A92987" w:rsidR="00B95434" w:rsidRPr="00C310B3" w:rsidRDefault="00B95434" w:rsidP="005613AE">
      <w:pPr>
        <w:pStyle w:val="NormlWeb"/>
        <w:jc w:val="both"/>
        <w:rPr>
          <w:rFonts w:ascii="Arial" w:hAnsi="Arial" w:cs="Arial"/>
        </w:rPr>
      </w:pPr>
      <w:r>
        <w:rPr>
          <w:rFonts w:ascii="Arial" w:hAnsi="Arial" w:cs="Arial"/>
          <w:i/>
          <w:iCs/>
        </w:rPr>
        <w:t>g)</w:t>
      </w:r>
      <w:r>
        <w:rPr>
          <w:rFonts w:ascii="Arial" w:hAnsi="Arial" w:cs="Arial"/>
        </w:rPr>
        <w:t xml:space="preserve"> a forgóeszközök között kimutatott eredeti követelést engedményezőnél (eladónál) az átruházott (engedményezett) követelésnek az engedményes által elismert értéke és a könyv szerinti értéke közötti különbözet összegét, a követelés átruházásakor, ha az elismert érték a nagyobb;</w:t>
      </w:r>
    </w:p>
    <w:p w14:paraId="7909CE1D" w14:textId="57F85D01" w:rsidR="00B95434" w:rsidRPr="00C310B3" w:rsidRDefault="00B95434" w:rsidP="005613AE">
      <w:pPr>
        <w:pStyle w:val="NormlWeb"/>
        <w:jc w:val="both"/>
        <w:rPr>
          <w:rFonts w:ascii="Arial" w:hAnsi="Arial" w:cs="Arial"/>
        </w:rPr>
      </w:pPr>
      <w:r>
        <w:rPr>
          <w:rFonts w:ascii="Arial" w:hAnsi="Arial" w:cs="Arial"/>
          <w:i/>
          <w:iCs/>
        </w:rPr>
        <w:t>h)</w:t>
      </w:r>
      <w:r>
        <w:rPr>
          <w:rFonts w:ascii="Arial" w:hAnsi="Arial" w:cs="Arial"/>
        </w:rPr>
        <w:t xml:space="preserve"> az immateriális jószág, a tárgyi eszköz értékesítéséből, kötelezettség teljesítéseként vagy csereszerződés keretében, illetve tőkeleszállításkor kiadandó vagyonként történő átadásából(ide értve azt is, ha az immateriális jószág, a tárgyi eszköz a mérlegben, a könyvekben nincs kimutatva) származó bevétel(eladási ár, csereszerződés szerinti érték, kötelezettség teljesítéseként, illetve a kiadandó vagyonként beszámított érték áfa nélküli összege)és a könyv szerinti érték közötti különbözet összegét, az értékesítéskor, az átadáskor, ha az átadásból származó bevétel a nagyobb;</w:t>
      </w:r>
    </w:p>
    <w:p w14:paraId="08352453" w14:textId="77777777" w:rsidR="00B95434" w:rsidRPr="00C310B3" w:rsidRDefault="00B95434" w:rsidP="005613AE">
      <w:pPr>
        <w:pStyle w:val="NormlWeb"/>
        <w:jc w:val="both"/>
        <w:rPr>
          <w:rFonts w:ascii="Arial" w:hAnsi="Arial" w:cs="Arial"/>
        </w:rPr>
      </w:pPr>
      <w:r>
        <w:rPr>
          <w:rFonts w:ascii="Arial" w:hAnsi="Arial" w:cs="Arial"/>
          <w:i/>
          <w:iCs/>
        </w:rPr>
        <w:t>i)</w:t>
      </w:r>
      <w:r>
        <w:rPr>
          <w:rFonts w:ascii="Arial" w:hAnsi="Arial" w:cs="Arial"/>
        </w:rPr>
        <w:t xml:space="preserve"> a biztosító által fizetett, illetve a mérlegkészítés időpontjáig elfogadott, visszaigazolt – tárgyévi, illetve a tárgyévet megelőző üzleti évi káreseményhez kapcsolódó – összeget;</w:t>
      </w:r>
    </w:p>
    <w:p w14:paraId="79BF4C4E" w14:textId="77777777" w:rsidR="00B95434" w:rsidRPr="00C310B3" w:rsidRDefault="00B95434" w:rsidP="005613AE">
      <w:pPr>
        <w:pStyle w:val="NormlWeb"/>
        <w:jc w:val="both"/>
        <w:rPr>
          <w:rFonts w:ascii="Arial" w:hAnsi="Arial" w:cs="Arial"/>
        </w:rPr>
      </w:pPr>
      <w:r>
        <w:rPr>
          <w:rFonts w:ascii="Arial" w:hAnsi="Arial" w:cs="Arial"/>
          <w:i/>
          <w:iCs/>
        </w:rPr>
        <w:t>j)</w:t>
      </w:r>
      <w:r>
        <w:rPr>
          <w:rFonts w:ascii="Arial" w:hAnsi="Arial" w:cs="Arial"/>
        </w:rPr>
        <w:t xml:space="preserve"> a követelés eredeti jogosultjánál – ha a követelésre korábban értékvesztést számolt el – a követelés könyv szerinti értékét meghaladóan realizált összeget;</w:t>
      </w:r>
    </w:p>
    <w:p w14:paraId="3ADF4978" w14:textId="6CD79473" w:rsidR="00B95434" w:rsidRPr="00C310B3" w:rsidRDefault="00B95434" w:rsidP="005613AE">
      <w:pPr>
        <w:pStyle w:val="NormlWeb"/>
        <w:jc w:val="both"/>
        <w:rPr>
          <w:rFonts w:ascii="Arial" w:hAnsi="Arial" w:cs="Arial"/>
        </w:rPr>
      </w:pPr>
      <w:r>
        <w:rPr>
          <w:rFonts w:ascii="Arial" w:hAnsi="Arial" w:cs="Arial"/>
          <w:i/>
          <w:iCs/>
        </w:rPr>
        <w:t xml:space="preserve">k) </w:t>
      </w:r>
      <w:r>
        <w:rPr>
          <w:rFonts w:ascii="Arial" w:hAnsi="Arial" w:cs="Arial"/>
        </w:rPr>
        <w:t>a nyereség jellegű kerekítési különbözetet;</w:t>
      </w:r>
    </w:p>
    <w:p w14:paraId="23124142" w14:textId="77777777" w:rsidR="00B95434" w:rsidRPr="00C310B3" w:rsidRDefault="00B95434" w:rsidP="005613AE">
      <w:pPr>
        <w:pStyle w:val="NormlWeb"/>
        <w:jc w:val="both"/>
        <w:rPr>
          <w:rFonts w:ascii="Arial" w:hAnsi="Arial" w:cs="Arial"/>
        </w:rPr>
      </w:pPr>
      <w:r>
        <w:rPr>
          <w:rFonts w:ascii="Arial" w:hAnsi="Arial" w:cs="Arial"/>
          <w:i/>
          <w:iCs/>
        </w:rPr>
        <w:t>l)</w:t>
      </w:r>
      <w:r>
        <w:rPr>
          <w:rFonts w:ascii="Arial" w:hAnsi="Arial" w:cs="Arial"/>
        </w:rPr>
        <w:t xml:space="preserve"> a vagyonrendelőnél a bizalmi vagyonkezelésbe adott eszközök bizalmi vagyonkezelési szerződés szerinti értékét;</w:t>
      </w:r>
    </w:p>
    <w:p w14:paraId="0E5E5174" w14:textId="77777777" w:rsidR="00B95434" w:rsidRPr="00C310B3" w:rsidRDefault="00B95434" w:rsidP="005613AE">
      <w:pPr>
        <w:pStyle w:val="NormlWeb"/>
        <w:jc w:val="both"/>
        <w:rPr>
          <w:rFonts w:ascii="Arial" w:hAnsi="Arial" w:cs="Arial"/>
        </w:rPr>
      </w:pPr>
      <w:r>
        <w:rPr>
          <w:rFonts w:ascii="Arial" w:hAnsi="Arial" w:cs="Arial"/>
          <w:i/>
          <w:iCs/>
        </w:rPr>
        <w:t>m)</w:t>
      </w:r>
      <w:r>
        <w:rPr>
          <w:rFonts w:ascii="Arial" w:hAnsi="Arial" w:cs="Arial"/>
        </w:rPr>
        <w:t xml:space="preserve"> a vagyonrendelőnél a kezelt vagyon részbeni vagy teljes kiadásakor az átvett vagyon vagyonrendelőnek járó összegét;</w:t>
      </w:r>
    </w:p>
    <w:p w14:paraId="536785C3" w14:textId="77777777" w:rsidR="00B95434" w:rsidRPr="00CE4B0C" w:rsidRDefault="00B95434" w:rsidP="005613AE">
      <w:pPr>
        <w:pStyle w:val="NormlWeb"/>
        <w:jc w:val="both"/>
        <w:rPr>
          <w:rFonts w:ascii="Arial" w:hAnsi="Arial" w:cs="Arial"/>
        </w:rPr>
      </w:pPr>
      <w:r>
        <w:rPr>
          <w:rFonts w:ascii="Arial" w:hAnsi="Arial" w:cs="Arial"/>
          <w:i/>
          <w:iCs/>
        </w:rPr>
        <w:t>n)</w:t>
      </w:r>
      <w:r>
        <w:rPr>
          <w:rFonts w:ascii="Arial" w:hAnsi="Arial" w:cs="Arial"/>
        </w:rPr>
        <w:t xml:space="preserve"> a gazdasági társaságba nem pénzbeli betétként bevitt, értékpapírnak vagy részesedésnek nem minősülő vagyontárgyak, vagyoni értékű jogok nyilvántartás szerinti értékének és a létesítő okiratban meghatározott értékének a különbözetét, amennyiben a létesítő okiratban meghatározott érték a magasabb;</w:t>
      </w:r>
    </w:p>
    <w:p w14:paraId="458373A3" w14:textId="77777777" w:rsidR="00B95434" w:rsidRPr="00FC7876" w:rsidRDefault="00B95434" w:rsidP="005613AE">
      <w:pPr>
        <w:pStyle w:val="NormlWeb"/>
        <w:jc w:val="both"/>
        <w:rPr>
          <w:rFonts w:ascii="Arial" w:hAnsi="Arial" w:cs="Arial"/>
        </w:rPr>
      </w:pPr>
      <w:r>
        <w:rPr>
          <w:rFonts w:ascii="Arial" w:hAnsi="Arial" w:cs="Arial"/>
          <w:i/>
          <w:iCs/>
        </w:rPr>
        <w:t>o)</w:t>
      </w:r>
      <w:r>
        <w:rPr>
          <w:rFonts w:ascii="Arial" w:hAnsi="Arial" w:cs="Arial"/>
        </w:rPr>
        <w:t xml:space="preserve"> a tartozásátvállalás során harmadik személy által – ellentételezés nélkül – átvállalt kötelezettség szerződés (megállapodás) szerinti összegét, továbbá a hitelező, illetve egyéb jogosult által elengedettkötelezettség (ide nem értve az osztalék miatti kötelezettség elengedett összegét), valamint az elévült kötelezettség összegét, ha ahhoz beszerzett eszköz nem kapcsolódik;</w:t>
      </w:r>
    </w:p>
    <w:p w14:paraId="5EF82056" w14:textId="77777777" w:rsidR="00B95434" w:rsidRPr="00CE4B0C" w:rsidRDefault="00B95434" w:rsidP="005613AE">
      <w:pPr>
        <w:pStyle w:val="NormlWeb"/>
        <w:jc w:val="both"/>
        <w:rPr>
          <w:rFonts w:ascii="Arial" w:hAnsi="Arial" w:cs="Arial"/>
        </w:rPr>
      </w:pPr>
      <w:r>
        <w:rPr>
          <w:rFonts w:ascii="Arial" w:hAnsi="Arial" w:cs="Arial"/>
          <w:i/>
          <w:iCs/>
        </w:rPr>
        <w:t>ö)</w:t>
      </w:r>
      <w:r>
        <w:rPr>
          <w:rFonts w:ascii="Arial" w:hAnsi="Arial" w:cs="Arial"/>
        </w:rPr>
        <w:t xml:space="preserve"> a visszafizetési kötelezettség nélkül, nem szerződés alapján, illetve nem fejlesztési célra kapott támogatás, véglegesen átvett pénzeszközök összegét;</w:t>
      </w:r>
    </w:p>
    <w:p w14:paraId="6FFD6133" w14:textId="77777777" w:rsidR="00B95434" w:rsidRPr="00CE4B0C" w:rsidRDefault="00B95434" w:rsidP="005613AE">
      <w:pPr>
        <w:pStyle w:val="NormlWeb"/>
        <w:jc w:val="both"/>
        <w:rPr>
          <w:rFonts w:ascii="Arial" w:hAnsi="Arial" w:cs="Arial"/>
        </w:rPr>
      </w:pPr>
      <w:r>
        <w:rPr>
          <w:rFonts w:ascii="Arial" w:hAnsi="Arial" w:cs="Arial"/>
          <w:i/>
          <w:iCs/>
        </w:rPr>
        <w:t>p)</w:t>
      </w:r>
      <w:r>
        <w:rPr>
          <w:rFonts w:ascii="Arial" w:hAnsi="Arial" w:cs="Arial"/>
        </w:rPr>
        <w:t xml:space="preserve"> térítés nélkül kapott (igénybe vett) szolgáltatások piaci – illetve jogszabály eltérő rendelkezése esetén a jogszabály szerinti – értékét;</w:t>
      </w:r>
    </w:p>
    <w:p w14:paraId="6686D930" w14:textId="77777777" w:rsidR="00B95434" w:rsidRPr="00CE4B0C" w:rsidRDefault="00B95434" w:rsidP="005613AE">
      <w:pPr>
        <w:pStyle w:val="NormlWeb"/>
        <w:jc w:val="both"/>
        <w:rPr>
          <w:rFonts w:ascii="Arial" w:hAnsi="Arial" w:cs="Arial"/>
        </w:rPr>
      </w:pPr>
      <w:r>
        <w:rPr>
          <w:rFonts w:ascii="Arial" w:hAnsi="Arial" w:cs="Arial"/>
          <w:i/>
          <w:iCs/>
        </w:rPr>
        <w:lastRenderedPageBreak/>
        <w:t>q)</w:t>
      </w:r>
      <w:r>
        <w:rPr>
          <w:rFonts w:ascii="Arial" w:hAnsi="Arial" w:cs="Arial"/>
        </w:rPr>
        <w:t xml:space="preserve">a halasztott bevételként elhatárolt negatív üzleti vagy cégértékből az üzleti évben leírt összeget.</w:t>
      </w:r>
    </w:p>
    <w:p w14:paraId="5E46E36C" w14:textId="77777777" w:rsidR="00B95434" w:rsidRPr="00CE4B0C" w:rsidRDefault="00B95434" w:rsidP="005613AE">
      <w:pPr>
        <w:pStyle w:val="NormlWeb"/>
        <w:jc w:val="both"/>
        <w:rPr>
          <w:rFonts w:ascii="Arial" w:hAnsi="Arial" w:cs="Arial"/>
        </w:rPr>
      </w:pPr>
      <w:r>
        <w:rPr>
          <w:rFonts w:ascii="Arial" w:hAnsi="Arial" w:cs="Arial"/>
        </w:rPr>
        <w:t>(r) Egyéb bevételként kell elszámolni, de halasztott bevételként időbelileg el kell határolni:</w:t>
      </w:r>
    </w:p>
    <w:p w14:paraId="608F9008" w14:textId="77777777" w:rsidR="00B95434" w:rsidRPr="00CE4B0C" w:rsidRDefault="00B95434" w:rsidP="005613AE">
      <w:pPr>
        <w:pStyle w:val="NormlWeb"/>
        <w:jc w:val="both"/>
        <w:rPr>
          <w:rFonts w:ascii="Arial" w:hAnsi="Arial" w:cs="Arial"/>
        </w:rPr>
      </w:pPr>
      <w:r>
        <w:rPr>
          <w:rFonts w:ascii="Arial" w:hAnsi="Arial" w:cs="Arial"/>
          <w:i/>
          <w:iCs/>
        </w:rPr>
        <w:t>ra)</w:t>
      </w:r>
      <w:r>
        <w:rPr>
          <w:rFonts w:ascii="Arial" w:hAnsi="Arial" w:cs="Arial"/>
        </w:rPr>
        <w:t xml:space="preserve"> az elengedett kötelezettség összegét akkor, ha az részesedésnek vagy értékpapírnak nem minősülő beszerzett eszközhöz kapcsolódik, legfeljebb az elengedett kötelezettséghez kapcsolódóan beszerzett eszköz könyv szerinti értékének összegéig;</w:t>
      </w:r>
    </w:p>
    <w:p w14:paraId="7E956F06" w14:textId="77777777" w:rsidR="00B95434" w:rsidRPr="00CE4B0C" w:rsidRDefault="00B95434" w:rsidP="005613AE">
      <w:pPr>
        <w:pStyle w:val="NormlWeb"/>
        <w:jc w:val="both"/>
        <w:rPr>
          <w:rFonts w:ascii="Arial" w:hAnsi="Arial" w:cs="Arial"/>
        </w:rPr>
      </w:pPr>
      <w:r>
        <w:rPr>
          <w:rFonts w:ascii="Arial" w:hAnsi="Arial" w:cs="Arial"/>
          <w:i/>
          <w:iCs/>
        </w:rPr>
        <w:t>rb)</w:t>
      </w:r>
      <w:r>
        <w:rPr>
          <w:rFonts w:ascii="Arial" w:hAnsi="Arial" w:cs="Arial"/>
        </w:rPr>
        <w:t xml:space="preserve"> fejlesztési célra – visszafizetési kötelezettség nélkül – kapott, pénzügyileg rendezett támogatás, véglegesen átvett pénzeszközök összegét;</w:t>
      </w:r>
    </w:p>
    <w:p w14:paraId="45D13D81" w14:textId="77777777" w:rsidR="00B95434" w:rsidRPr="00CE4B0C" w:rsidRDefault="00B95434" w:rsidP="005613AE">
      <w:pPr>
        <w:pStyle w:val="NormlWeb"/>
        <w:jc w:val="both"/>
        <w:rPr>
          <w:rFonts w:ascii="Arial" w:hAnsi="Arial" w:cs="Arial"/>
        </w:rPr>
      </w:pPr>
      <w:r>
        <w:rPr>
          <w:rFonts w:ascii="Arial" w:hAnsi="Arial" w:cs="Arial"/>
          <w:i/>
          <w:iCs/>
        </w:rPr>
        <w:t>rc)</w:t>
      </w:r>
      <w:r>
        <w:rPr>
          <w:rFonts w:ascii="Arial" w:hAnsi="Arial" w:cs="Arial"/>
        </w:rPr>
        <w:t xml:space="preserve"> a térítés nélkül – visszaadási kötelezettség nélkül – átvett, az ajándékként, a hagyatékként kapott, a többletként fellelt, részesedésnek vagy értékpapírnak nem minősülő eszközök piaci – illetve jogszabály eltérő rendelkezése esetén a jogszabály szerinti – értékét;</w:t>
      </w:r>
    </w:p>
    <w:p w14:paraId="07314F50" w14:textId="77777777" w:rsidR="00B95434" w:rsidRPr="00CE4B0C" w:rsidRDefault="00B95434" w:rsidP="005613AE">
      <w:pPr>
        <w:pStyle w:val="NormlWeb"/>
        <w:jc w:val="both"/>
        <w:rPr>
          <w:rFonts w:ascii="Arial" w:hAnsi="Arial" w:cs="Arial"/>
        </w:rPr>
      </w:pPr>
      <w:r>
        <w:rPr>
          <w:rFonts w:ascii="Arial" w:hAnsi="Arial" w:cs="Arial"/>
          <w:i/>
          <w:iCs/>
        </w:rPr>
        <w:t>rd)</w:t>
      </w:r>
      <w:r>
        <w:rPr>
          <w:rFonts w:ascii="Arial" w:hAnsi="Arial" w:cs="Arial"/>
        </w:rPr>
        <w:t xml:space="preserve"> a tartozásátvállalás során harmadik személy által – ellentételezés nélkül – átvállalt kötelezettség szerződés (megállapodás) szerinti összegét, ha az részesedésnek vagy értékpapírnak nem minősülő beszerzett eszközhöz kapcsolódik, legfeljebb az átvállalt kötelezettséghez kapcsolódóan beszerzett eszköz könyv szerinti értékének összegéig;</w:t>
      </w:r>
    </w:p>
    <w:p w14:paraId="09BC748D" w14:textId="77777777" w:rsidR="00B95434" w:rsidRDefault="00B95434" w:rsidP="005613AE">
      <w:pPr>
        <w:pStyle w:val="NormlWeb"/>
        <w:jc w:val="both"/>
        <w:rPr>
          <w:rFonts w:ascii="Arial" w:hAnsi="Arial" w:cs="Arial"/>
        </w:rPr>
      </w:pPr>
      <w:r>
        <w:rPr>
          <w:rFonts w:ascii="Arial" w:hAnsi="Arial" w:cs="Arial"/>
        </w:rPr>
        <w:t xml:space="preserve">s) az utóbbi r) pont szerinti halasztott bevételek megszüntetését az eszköz bekerülési értéke arányában elszámolt, kapcsolódó költségek, ráfordítások ellentételezésére szolgáló összegben;</w:t>
      </w:r>
    </w:p>
    <w:p w14:paraId="1DCFF973" w14:textId="77777777" w:rsidR="00B95434" w:rsidRPr="00CD56F4" w:rsidRDefault="00B95434" w:rsidP="005613AE">
      <w:pPr>
        <w:jc w:val="both"/>
        <w:rPr>
          <w:rFonts w:ascii="Arial" w:hAnsi="Arial" w:cs="Arial"/>
        </w:rPr>
      </w:pPr>
      <w:r>
        <w:rPr>
          <w:rFonts w:ascii="Arial" w:hAnsi="Arial" w:cs="Arial"/>
        </w:rPr>
        <w:t xml:space="preserve">t) üzletág átruházáskor az átadott eszközök és az átadott kötelezettségek  könyv szerinti értékének különbözete, valamint az üzletágért kapott (járó) vagy fizetett (fizetendő) összeg közötti nyereségjellegű különbözetet.</w:t>
      </w:r>
    </w:p>
    <w:p w14:paraId="4EA17B68" w14:textId="77777777" w:rsidR="00B95434" w:rsidRPr="00CD56F4" w:rsidRDefault="00B95434" w:rsidP="005613AE">
      <w:pPr>
        <w:jc w:val="both"/>
        <w:rPr>
          <w:rFonts w:ascii="Arial" w:hAnsi="Arial" w:cs="Arial"/>
        </w:rPr>
      </w:pPr>
    </w:p>
    <w:p w14:paraId="24081B53" w14:textId="77777777" w:rsidR="00B95434" w:rsidRPr="00DF4041" w:rsidRDefault="00B95434" w:rsidP="005613AE">
      <w:pPr>
        <w:jc w:val="both"/>
        <w:rPr>
          <w:rFonts w:ascii="Arial" w:hAnsi="Arial" w:cs="Arial"/>
        </w:rPr>
      </w:pPr>
      <w:r>
        <w:rPr>
          <w:rFonts w:ascii="Arial" w:hAnsi="Arial" w:cs="Arial"/>
          <w:b/>
          <w:bCs/>
        </w:rPr>
        <w:t>Az anyagjellegű ráfordítások</w:t>
      </w:r>
      <w:r>
        <w:rPr>
          <w:rFonts w:ascii="Arial" w:hAnsi="Arial" w:cs="Arial"/>
        </w:rPr>
        <w:t xml:space="preserve"> között kell kimutatni a vásárolt és felhasznált anyagok értékét, az igénybe vett (vásárolt) szolgáltatások - le nem vonható általános forgalmi adót is magában foglaló - értékét, az egyéb szolgáltatások értékét, az eladott áruk beszerzési értékét és az eladott (közvetített) szolgáltatások értékét. </w:t>
      </w:r>
    </w:p>
    <w:p w14:paraId="660D111F" w14:textId="77777777" w:rsidR="00B95434" w:rsidRPr="00DF4041" w:rsidRDefault="00B95434" w:rsidP="005613AE">
      <w:pPr>
        <w:jc w:val="both"/>
        <w:rPr>
          <w:rFonts w:ascii="Arial" w:hAnsi="Arial" w:cs="Arial"/>
        </w:rPr>
      </w:pPr>
    </w:p>
    <w:p w14:paraId="1E56C787" w14:textId="4E96808A" w:rsidR="00B95434" w:rsidRPr="00DF4041" w:rsidRDefault="00B95434" w:rsidP="005613AE">
      <w:pPr>
        <w:jc w:val="both"/>
        <w:rPr>
          <w:rFonts w:ascii="Arial" w:hAnsi="Arial" w:cs="Arial"/>
        </w:rPr>
      </w:pPr>
      <w:r>
        <w:rPr>
          <w:rFonts w:ascii="Arial" w:hAnsi="Arial" w:cs="Arial"/>
          <w:b/>
          <w:bCs/>
        </w:rPr>
        <w:t>Anyagköltségként</w:t>
      </w:r>
      <w:r>
        <w:rPr>
          <w:rFonts w:ascii="Arial" w:hAnsi="Arial" w:cs="Arial"/>
        </w:rPr>
        <w:t xml:space="preserve"> az üzleti évben felhasznált vásárolt anyagok bekerülési (értékvesztéssel csökkentett, az értékvesztés visszaírt összegével növelt bekerülési) értékét, továbbá a vásárolt növendék-, hízó- és egyéb állatok bekerülési értékét kell kimutatni. A termelés, a tevékenység, a szolgáltatás során keletkezett hulladékok, haszonanyagok értékével, az anyagok bekerülési értékében figyelembe vett vámteher, jövedéki adó, termékdíj, visszaváltási díj visszatérített összegével az anyagköltséget csökkenteni kell.</w:t>
      </w:r>
    </w:p>
    <w:p w14:paraId="023143CA" w14:textId="77777777" w:rsidR="00B95434" w:rsidRPr="00DF4041" w:rsidRDefault="00B95434" w:rsidP="005613AE">
      <w:pPr>
        <w:jc w:val="both"/>
        <w:rPr>
          <w:rFonts w:ascii="Arial" w:hAnsi="Arial" w:cs="Arial"/>
        </w:rPr>
      </w:pPr>
    </w:p>
    <w:p w14:paraId="37024345" w14:textId="77777777" w:rsidR="00B95434" w:rsidRPr="00DF4041" w:rsidRDefault="00B95434" w:rsidP="005613AE">
      <w:pPr>
        <w:jc w:val="both"/>
        <w:rPr>
          <w:rFonts w:ascii="Arial" w:hAnsi="Arial" w:cs="Arial"/>
        </w:rPr>
      </w:pPr>
      <w:r>
        <w:rPr>
          <w:rFonts w:ascii="Arial" w:hAnsi="Arial" w:cs="Arial"/>
        </w:rPr>
        <w:t xml:space="preserve">Az </w:t>
      </w:r>
      <w:r>
        <w:rPr>
          <w:rFonts w:ascii="Arial" w:hAnsi="Arial" w:cs="Arial"/>
          <w:b/>
          <w:bCs/>
        </w:rPr>
        <w:t>igénybe vett szolgáltatások értékeként</w:t>
      </w:r>
      <w:r>
        <w:rPr>
          <w:rFonts w:ascii="Arial" w:hAnsi="Arial" w:cs="Arial"/>
        </w:rPr>
        <w:t xml:space="preserve"> az üzleti évben igénybe vett anyagjellegű és nem anyagjellegű szolgáltatások bekerülési értékét a - le nem vonható általános forgalmi adót is magában foglaló - számlázott, fizetett, szerződésben meghatározott összegben kell elszámolni. </w:t>
      </w:r>
    </w:p>
    <w:p w14:paraId="6CDB9252" w14:textId="77777777" w:rsidR="00B95434" w:rsidRPr="00DF4041" w:rsidRDefault="00B95434" w:rsidP="005613AE">
      <w:pPr>
        <w:jc w:val="both"/>
        <w:rPr>
          <w:rFonts w:ascii="Arial" w:hAnsi="Arial" w:cs="Arial"/>
        </w:rPr>
      </w:pPr>
    </w:p>
    <w:p w14:paraId="3E8945FB" w14:textId="77777777" w:rsidR="00B95434" w:rsidRPr="00DF4041" w:rsidRDefault="00B95434" w:rsidP="005613AE">
      <w:pPr>
        <w:jc w:val="both"/>
        <w:rPr>
          <w:rFonts w:ascii="Arial" w:hAnsi="Arial" w:cs="Arial"/>
        </w:rPr>
      </w:pPr>
      <w:r>
        <w:rPr>
          <w:rFonts w:ascii="Arial" w:hAnsi="Arial" w:cs="Arial"/>
          <w:b/>
          <w:bCs/>
        </w:rPr>
        <w:t>Az egyéb szolgáltatások értékeként</w:t>
      </w:r>
      <w:r>
        <w:rPr>
          <w:rFonts w:ascii="Arial" w:hAnsi="Arial" w:cs="Arial"/>
        </w:rPr>
        <w:t xml:space="preserve"> az üzleti évben felmerült, az eszközök bekerülési értékében el nem számolt (figyelembe nem vehető) illetéket, jogszabályon alapuló hatósági igazgatási, szolgáltatási díjat, egyéb hatósági igazgatási, szolgáltatási eljárási díjat, bankköltséget (ideértve a negatív kamatot is, amely tartalmában a betét kezeléséért, a pénz őrzéséért a hitelintézetnek fizetett szolgáltatási díj, azonban ide nem értve a felvett hitel, kölcsön, kibocsátott értékpapír után fizetett kamatot), biztosítási díjat, továbbá a saját előállítású termékeknek a saját kiskereskedelmi egységbe történő kiszállításakor, illetve (saját) üzemben történő felhasználásakor megfizetett adót, járulékot, termékdíjat a számlázott, a fizetett, a szerződésben meghatározott (számított), a bevallott összegben kell kimutatni.</w:t>
      </w:r>
    </w:p>
    <w:p w14:paraId="334E8121" w14:textId="77777777" w:rsidR="00B95434" w:rsidRPr="00DF4041" w:rsidRDefault="00B95434" w:rsidP="005613AE">
      <w:pPr>
        <w:jc w:val="both"/>
        <w:rPr>
          <w:rFonts w:ascii="Arial" w:hAnsi="Arial" w:cs="Arial"/>
        </w:rPr>
      </w:pPr>
    </w:p>
    <w:p w14:paraId="65BCABBF" w14:textId="3ECDEE4A" w:rsidR="00B95434" w:rsidRPr="00DF4041" w:rsidRDefault="00B95434" w:rsidP="005613AE">
      <w:pPr>
        <w:jc w:val="both"/>
        <w:rPr>
          <w:rFonts w:ascii="Arial" w:hAnsi="Arial" w:cs="Arial"/>
        </w:rPr>
      </w:pPr>
      <w:r>
        <w:rPr>
          <w:rFonts w:ascii="Arial" w:hAnsi="Arial" w:cs="Arial"/>
          <w:b/>
          <w:bCs/>
        </w:rPr>
        <w:t>Az eladott áruk beszerzési értéke</w:t>
      </w:r>
      <w:r>
        <w:rPr>
          <w:rFonts w:ascii="Arial" w:hAnsi="Arial" w:cs="Arial"/>
        </w:rPr>
        <w:t xml:space="preserve"> az üzleti évben - általában - változatlan formában eladott anyagok, áruk bekerülési (értékvesztéssel csökkentett, az értékvesztés visszaírt összegével növelt bekerülési) értékét foglalja magában. Az eladott áruk beszerzési értékét növelő tételként kell kimutatni az értékesített betétdíjas göngyölegek bekerülési értékét, majd az eladott áruk beszerzési értékét csökkenteni kell a visszavett betétdíjas göngyölegek bekerülési értékével.</w:t>
      </w:r>
      <w:r>
        <w:t xml:space="preserve"> </w:t>
      </w:r>
      <w:r>
        <w:rPr>
          <w:rFonts w:ascii="Arial" w:hAnsi="Arial" w:cs="Arial"/>
        </w:rPr>
        <w:t>Az eladott áruk beszerzési értékét növelő tételként kell kimutatni a visszaváltási díjas termékek bekerülési értékének részét képező visszaváltási díjat, míg az eladott áruk beszerzési értékét csökkenteni kell a visszakapott visszaváltási díj összegével.</w:t>
      </w:r>
    </w:p>
    <w:p w14:paraId="1215B9A6" w14:textId="77777777" w:rsidR="00B95434" w:rsidRPr="00DF4041" w:rsidRDefault="00B95434" w:rsidP="005613AE">
      <w:pPr>
        <w:jc w:val="both"/>
        <w:rPr>
          <w:rFonts w:ascii="Arial" w:hAnsi="Arial" w:cs="Arial"/>
        </w:rPr>
      </w:pPr>
    </w:p>
    <w:p w14:paraId="667FC110" w14:textId="77777777" w:rsidR="00B95434" w:rsidRDefault="00B95434" w:rsidP="005613AE">
      <w:pPr>
        <w:jc w:val="both"/>
        <w:rPr>
          <w:ins w:id="53" w:author="Judit Biróné Zeller" w:date="2026-01-22T19:31:00Z" w16du:dateUtc="2026-01-22T18:31:00Z"/>
          <w:rFonts w:ascii="Arial" w:hAnsi="Arial" w:cs="Arial"/>
        </w:rPr>
      </w:pPr>
      <w:r>
        <w:rPr>
          <w:rFonts w:ascii="Arial" w:hAnsi="Arial" w:cs="Arial"/>
          <w:b/>
          <w:bCs/>
        </w:rPr>
        <w:t>Az eladott (közvetített) szolgáltatások értékeként</w:t>
      </w:r>
      <w:r>
        <w:rPr>
          <w:rFonts w:ascii="Arial" w:hAnsi="Arial" w:cs="Arial"/>
        </w:rPr>
        <w:t xml:space="preserve"> a vásárolt és változatlan formában értékesített szolgáltatások bekerülési értékét kell elszámolni az értékesítéskor.</w:t>
      </w:r>
    </w:p>
    <w:p w14:paraId="33FF133F" w14:textId="77777777" w:rsidR="00F33C81" w:rsidRDefault="00F33C81" w:rsidP="005613AE">
      <w:pPr>
        <w:jc w:val="both"/>
        <w:rPr>
          <w:ins w:id="54" w:author="Judit Biróné Zeller" w:date="2026-01-22T19:31:00Z" w16du:dateUtc="2026-01-22T18:31:00Z"/>
          <w:rFonts w:ascii="Arial" w:hAnsi="Arial" w:cs="Arial"/>
        </w:rPr>
      </w:pPr>
    </w:p>
    <w:p w14:paraId="6432574C" w14:textId="49CC2B8E" w:rsidR="00F33C81" w:rsidRPr="00DF4041" w:rsidRDefault="00F33C81" w:rsidP="005613AE">
      <w:pPr>
        <w:jc w:val="both"/>
        <w:rPr>
          <w:rFonts w:ascii="Arial" w:hAnsi="Arial" w:cs="Arial"/>
        </w:rPr>
      </w:pPr>
      <w:ins w:id="55" w:author="Judit Biróné Zeller" w:date="2026-01-22T19:31:00Z" w16du:dateUtc="2026-01-22T18:31:00Z">
        <w:r>
          <w:rPr>
            <w:rFonts w:ascii="Arial" w:hAnsi="Arial" w:cs="Arial"/>
          </w:rPr>
          <w:t>Az igénybevett, egyéb és eladott (közvetített</w:t>
        </w:r>
      </w:ins>
      <w:ins w:id="56" w:author="Judit Biróné Zeller" w:date="2026-01-22T19:32:00Z" w16du:dateUtc="2026-01-22T18:32:00Z">
        <w:r>
          <w:rPr>
            <w:rFonts w:ascii="Arial" w:hAnsi="Arial" w:cs="Arial"/>
          </w:rPr>
          <w:t>)</w:t>
        </w:r>
      </w:ins>
      <w:ins w:id="57" w:author="Judit Biróné Zeller" w:date="2026-01-22T19:31:00Z" w16du:dateUtc="2026-01-22T18:31:00Z">
        <w:r>
          <w:rPr>
            <w:rFonts w:ascii="Arial" w:hAnsi="Arial" w:cs="Arial"/>
          </w:rPr>
          <w:t xml:space="preserve"> szo</w:t>
        </w:r>
      </w:ins>
      <w:ins w:id="58" w:author="Judit Biróné Zeller" w:date="2026-01-22T19:32:00Z" w16du:dateUtc="2026-01-22T18:32:00Z">
        <w:r>
          <w:rPr>
            <w:rFonts w:ascii="Arial" w:hAnsi="Arial" w:cs="Arial"/>
          </w:rPr>
          <w:t>l</w:t>
        </w:r>
      </w:ins>
      <w:ins w:id="59" w:author="Judit Biróné Zeller" w:date="2026-01-22T19:31:00Z" w16du:dateUtc="2026-01-22T18:31:00Z">
        <w:r>
          <w:rPr>
            <w:rFonts w:ascii="Arial" w:hAnsi="Arial" w:cs="Arial"/>
          </w:rPr>
          <w:t>gáltatások</w:t>
        </w:r>
      </w:ins>
      <w:ins w:id="60" w:author="Judit Biróné Zeller" w:date="2026-01-22T19:32:00Z" w16du:dateUtc="2026-01-22T18:32:00Z">
        <w:r>
          <w:rPr>
            <w:rFonts w:ascii="Arial" w:hAnsi="Arial" w:cs="Arial"/>
          </w:rPr>
          <w:t xml:space="preserve"> költségének összegét </w:t>
        </w:r>
      </w:ins>
      <w:ins w:id="61" w:author="Judit Biróné Zeller" w:date="2026-01-22T19:31:00Z" w16du:dateUtc="2026-01-22T18:31:00Z">
        <w:r>
          <w:rPr>
            <w:rFonts w:ascii="Arial" w:hAnsi="Arial" w:cs="Arial"/>
          </w:rPr>
          <w:t xml:space="preserve">módosítja a </w:t>
        </w:r>
      </w:ins>
      <w:ins w:id="62" w:author="Judit Biróné Zeller" w:date="2026-01-23T18:03:00Z" w16du:dateUtc="2026-01-23T17:03:00Z">
        <w:r>
          <w:rPr>
            <w:rFonts w:ascii="Arial" w:hAnsi="Arial" w:cs="Arial"/>
          </w:rPr>
          <w:t>társasági adóról és osztalékadóról szóló 1996. évi LXXXI</w:t>
        </w:r>
      </w:ins>
      <w:ins w:id="63" w:author="Judit Biróné Zeller" w:date="2026-01-22T19:31:00Z" w16du:dateUtc="2026-01-22T18:31:00Z">
        <w:r>
          <w:rPr>
            <w:rFonts w:ascii="Arial" w:hAnsi="Arial" w:cs="Arial"/>
          </w:rPr>
          <w:t xml:space="preserve">. törvény szerinti szokásos piaci ár (szokásos piaci tartomány) és az alkalmazott ellenérték alapján számított különbözetből a felek megállapodása alapján – a mérlegkészítés időpontjáig – utólag elszámolt összeg, abban az esetben, ha a </w:t>
        </w:r>
      </w:ins>
      <w:ins w:id="64" w:author="Judit Biróné Zeller" w:date="2026-01-23T18:03:00Z" w16du:dateUtc="2026-01-23T17:03:00Z">
        <w:r>
          <w:rPr>
            <w:rFonts w:ascii="Arial" w:hAnsi="Arial" w:cs="Arial"/>
          </w:rPr>
          <w:t>társasági adó</w:t>
        </w:r>
      </w:ins>
      <w:ins w:id="65" w:author="Judit Biróné Zeller" w:date="2026-01-22T19:31:00Z" w16du:dateUtc="2026-01-22T18:31:00Z">
        <w:r>
          <w:rPr>
            <w:rFonts w:ascii="Arial" w:hAnsi="Arial" w:cs="Arial"/>
          </w:rPr>
          <w:t xml:space="preserve"> törvény 18. §-a alapján a szolgáltatást igénybe vevőnek az igénybe vett szolgáltatásra tekintettel a társasági adó alapját módosítani kellene, amennyiben a különbözetet a könyvviteli elszámolásában a szolgáltatás igénybevétele miatti költség értékének módosításaként nem szerepeltetné</w:t>
        </w:r>
      </w:ins>
    </w:p>
    <w:p w14:paraId="4E1E5FA6" w14:textId="77777777" w:rsidR="00B95434" w:rsidRPr="00DF4041" w:rsidRDefault="00B95434" w:rsidP="005613AE">
      <w:pPr>
        <w:jc w:val="both"/>
        <w:rPr>
          <w:rFonts w:ascii="Arial" w:hAnsi="Arial" w:cs="Arial"/>
        </w:rPr>
      </w:pPr>
    </w:p>
    <w:p w14:paraId="7E483F2A" w14:textId="77777777" w:rsidR="00B95434" w:rsidRPr="00DF4041" w:rsidRDefault="00B95434" w:rsidP="005613AE">
      <w:pPr>
        <w:jc w:val="both"/>
        <w:rPr>
          <w:rFonts w:ascii="Arial" w:hAnsi="Arial" w:cs="Arial"/>
        </w:rPr>
      </w:pPr>
      <w:r>
        <w:rPr>
          <w:rFonts w:ascii="Arial" w:hAnsi="Arial" w:cs="Arial"/>
          <w:b/>
          <w:bCs/>
        </w:rPr>
        <w:t>Személyi jellegű ráfordítások</w:t>
      </w:r>
      <w:r>
        <w:rPr>
          <w:rFonts w:ascii="Arial" w:hAnsi="Arial" w:cs="Arial"/>
        </w:rPr>
        <w:t xml:space="preserve"> az alkalmazottaknak munkabérként, a szövetkezet tagjainak munkadíjként elszámolt összeg, a természetes személy tulajdonos (tag) személyes közreműködése ellenértékeként kivett összeg, továbbá a személyi jellegű egyéb kifizetések, valamint a bérjárulékok.</w:t>
      </w:r>
    </w:p>
    <w:p w14:paraId="34AC229F" w14:textId="77777777" w:rsidR="00B95434" w:rsidRPr="00DF4041" w:rsidRDefault="00B95434" w:rsidP="005613AE">
      <w:pPr>
        <w:jc w:val="both"/>
        <w:rPr>
          <w:rFonts w:ascii="Arial" w:hAnsi="Arial" w:cs="Arial"/>
        </w:rPr>
      </w:pPr>
    </w:p>
    <w:p w14:paraId="4AB90B0C" w14:textId="77777777" w:rsidR="00B95434" w:rsidRPr="00DF4041" w:rsidRDefault="00B95434" w:rsidP="005613AE">
      <w:pPr>
        <w:jc w:val="both"/>
        <w:rPr>
          <w:rFonts w:ascii="Arial" w:hAnsi="Arial" w:cs="Arial"/>
        </w:rPr>
      </w:pPr>
      <w:r>
        <w:rPr>
          <w:rFonts w:ascii="Arial" w:hAnsi="Arial" w:cs="Arial"/>
          <w:b/>
          <w:bCs/>
        </w:rPr>
        <w:t>Bérköltség</w:t>
      </w:r>
      <w:r>
        <w:rPr>
          <w:rFonts w:ascii="Arial" w:hAnsi="Arial" w:cs="Arial"/>
        </w:rPr>
        <w:t xml:space="preserve"> minden olyan - az üzleti évhez kapcsolódó - kifizetés, amely a munkavállalókat, az alkalmazottakat, a tagokat megillető, az érvényes rendelkezések szerint bérként vagy munkadíjként elszámolandó járandóság, ideértve a természetes személy tulajdonos (tag) személyes közreműködése ellenértékeként kivett összeget is, az alkalmazásban állók és a munkavégzésre irányuló további jogviszonyban állók részére az üzleti évre bérként számfejtett, elszámolt összeg (ideértve az üzleti év után elszámolt, jóváhagyott prémiumokat, jutalmakat, valamint a 13. és a további havi fizetést is), amely elemeiben megfelel a statisztikai elszámolások szerinti keresetnek, </w:t>
        <w:lastRenderedPageBreak/>
        <w:t>függetlenül attól, hogy az ilyen címen kifizetett összegek után kell-e személyi jövedelemadót fizetni vagy sem, illetve alapját képezi-e vagy sem a bérjárulékoknak.</w:t>
      </w:r>
    </w:p>
    <w:p w14:paraId="37E9AAAB" w14:textId="77777777" w:rsidR="00B95434" w:rsidRPr="00DF4041" w:rsidRDefault="00B95434" w:rsidP="005613AE">
      <w:pPr>
        <w:jc w:val="both"/>
        <w:rPr>
          <w:rFonts w:ascii="Arial" w:hAnsi="Arial" w:cs="Arial"/>
        </w:rPr>
      </w:pPr>
    </w:p>
    <w:p w14:paraId="1A453DC3" w14:textId="77777777" w:rsidR="00B95434" w:rsidRPr="00DF4041" w:rsidRDefault="00B95434" w:rsidP="005613AE">
      <w:pPr>
        <w:jc w:val="both"/>
        <w:rPr>
          <w:rFonts w:ascii="Arial" w:hAnsi="Arial" w:cs="Arial"/>
        </w:rPr>
      </w:pPr>
      <w:r>
        <w:rPr>
          <w:rFonts w:ascii="Arial" w:hAnsi="Arial" w:cs="Arial"/>
          <w:b/>
          <w:bCs/>
        </w:rPr>
        <w:t>A személyi jellegű egyéb kifizetések</w:t>
      </w:r>
      <w:r>
        <w:rPr>
          <w:rFonts w:ascii="Arial" w:hAnsi="Arial" w:cs="Arial"/>
        </w:rPr>
        <w:t xml:space="preserve"> közé tartoznak a természetes személyek részére nem bérköltségként és nem vállalkozási díjként kifizetett, elszámolt összegek, beleértve ezen összegek le nem vonható általános forgalmi adóját, továbbá az ezen összegek után a vállalkozó által fizetendő (fizetett) személyi jövedelemadó összegét is.</w:t>
      </w:r>
    </w:p>
    <w:p w14:paraId="6D5F1AEF" w14:textId="77777777" w:rsidR="00B95434" w:rsidRPr="00DF4041" w:rsidRDefault="00B95434" w:rsidP="005613AE">
      <w:pPr>
        <w:jc w:val="both"/>
        <w:rPr>
          <w:rFonts w:ascii="Arial" w:hAnsi="Arial" w:cs="Arial"/>
        </w:rPr>
      </w:pPr>
    </w:p>
    <w:p w14:paraId="74992C65" w14:textId="3024E225" w:rsidR="00B95434" w:rsidRPr="00DF4041" w:rsidRDefault="00B95434" w:rsidP="005613AE">
      <w:pPr>
        <w:jc w:val="both"/>
        <w:rPr>
          <w:rFonts w:ascii="Arial" w:hAnsi="Arial" w:cs="Arial"/>
        </w:rPr>
      </w:pPr>
      <w:r>
        <w:rPr>
          <w:rFonts w:ascii="Arial" w:hAnsi="Arial" w:cs="Arial"/>
          <w:b/>
          <w:bCs/>
        </w:rPr>
        <w:t>Bérjárulékok</w:t>
      </w:r>
      <w:r>
        <w:rPr>
          <w:rFonts w:ascii="Arial" w:hAnsi="Arial" w:cs="Arial"/>
        </w:rPr>
        <w:t xml:space="preserve"> a szociális hozzájárulási adó, </w:t>
      </w:r>
      <w:del w:id="66" w:author="Judit Biróné Zeller" w:date="2026-01-22T19:00:00Z" w16du:dateUtc="2026-01-22T18:00:00Z">
        <w:r>
          <w:rPr>
            <w:rFonts w:ascii="Arial" w:hAnsi="Arial" w:cs="Arial"/>
          </w:rPr>
          <w:delText>a szakképzési hozzájárulás</w:delText>
        </w:r>
      </w:del>
      <w:r>
        <w:rPr>
          <w:rFonts w:ascii="Arial" w:hAnsi="Arial" w:cs="Arial"/>
        </w:rPr>
        <w:t>, továbbá minden olyan adók módjára fizetendő összeg, amelyet a személyi jellegű ráfordítások vagy a foglalkoztatottak száma alapján állapítanak meg, függetlenül azok elnevezésétől.</w:t>
      </w:r>
    </w:p>
    <w:p w14:paraId="33491C59" w14:textId="77777777" w:rsidR="00B95434" w:rsidRPr="00DF4041" w:rsidRDefault="00B95434" w:rsidP="005613AE">
      <w:pPr>
        <w:jc w:val="both"/>
        <w:rPr>
          <w:rFonts w:ascii="Arial" w:hAnsi="Arial" w:cs="Arial"/>
        </w:rPr>
      </w:pPr>
    </w:p>
    <w:p w14:paraId="16D14D57" w14:textId="77777777" w:rsidR="00B95434" w:rsidRPr="00094D93" w:rsidRDefault="00B95434" w:rsidP="005613AE">
      <w:pPr>
        <w:jc w:val="both"/>
        <w:rPr>
          <w:rFonts w:ascii="Arial" w:hAnsi="Arial" w:cs="Arial"/>
          <w:b/>
          <w:bCs/>
        </w:rPr>
      </w:pPr>
      <w:r>
        <w:rPr>
          <w:rFonts w:ascii="Arial" w:hAnsi="Arial" w:cs="Arial"/>
          <w:b/>
          <w:bCs/>
        </w:rPr>
        <w:t xml:space="preserve">Értékcsökkenési leírásként kell kimutatni: </w:t>
      </w:r>
    </w:p>
    <w:p w14:paraId="7690AF42" w14:textId="77777777" w:rsidR="00B95434" w:rsidRDefault="00B95434">
      <w:pPr>
        <w:numPr>
          <w:ilvl w:val="0"/>
          <w:numId w:val="20"/>
        </w:numPr>
        <w:spacing w:before="120"/>
        <w:ind w:left="714" w:hanging="357"/>
        <w:jc w:val="both"/>
        <w:rPr>
          <w:rFonts w:ascii="Arial" w:hAnsi="Arial" w:cs="Arial"/>
        </w:rPr>
      </w:pPr>
      <w:r>
        <w:rPr>
          <w:rFonts w:ascii="Arial" w:hAnsi="Arial" w:cs="Arial"/>
        </w:rPr>
        <w:t xml:space="preserve">az immateriális javaknak, a tárgyi eszközöknek az értékcsökkenése összegét, </w:t>
      </w:r>
    </w:p>
    <w:p w14:paraId="27A08112" w14:textId="77777777" w:rsidR="00B95434" w:rsidRDefault="00B95434">
      <w:pPr>
        <w:numPr>
          <w:ilvl w:val="0"/>
          <w:numId w:val="20"/>
        </w:numPr>
        <w:spacing w:before="120"/>
        <w:ind w:left="714" w:hanging="357"/>
        <w:jc w:val="both"/>
        <w:rPr>
          <w:rFonts w:ascii="Arial" w:hAnsi="Arial" w:cs="Arial"/>
        </w:rPr>
      </w:pPr>
      <w:r>
        <w:rPr>
          <w:rFonts w:ascii="Arial" w:hAnsi="Arial" w:cs="Arial"/>
        </w:rPr>
        <w:t xml:space="preserve">az egy összegben a használatbavételkor értékcsökkenésként elszámolt összeget. </w:t>
      </w:r>
    </w:p>
    <w:p w14:paraId="53846063" w14:textId="77777777" w:rsidR="00B95434" w:rsidRPr="00DF4041" w:rsidRDefault="00B95434" w:rsidP="005613AE">
      <w:pPr>
        <w:jc w:val="both"/>
        <w:rPr>
          <w:rFonts w:ascii="Arial" w:hAnsi="Arial" w:cs="Arial"/>
        </w:rPr>
      </w:pPr>
    </w:p>
    <w:p w14:paraId="18728F6F" w14:textId="77777777" w:rsidR="00B95434" w:rsidRPr="00DF4041" w:rsidRDefault="00B95434" w:rsidP="005613AE">
      <w:pPr>
        <w:jc w:val="both"/>
        <w:rPr>
          <w:rFonts w:ascii="Arial" w:hAnsi="Arial" w:cs="Arial"/>
        </w:rPr>
      </w:pPr>
      <w:r>
        <w:rPr>
          <w:rFonts w:ascii="Arial" w:hAnsi="Arial" w:cs="Arial"/>
        </w:rPr>
        <w:t xml:space="preserve">A 200 ezer forint egyedi beszerzési, előállítási érték alatti vagyoni értékű jogok, szellemi termékek, tárgyi eszközök bekerülési értéke - a vállalkozó döntésétől függően - a használatbavételkor értékcsökkenési leírásként egy összegben elszámolható.</w:t>
      </w:r>
    </w:p>
    <w:p w14:paraId="7DF54427" w14:textId="77777777" w:rsidR="00B95434" w:rsidRPr="00DF4041" w:rsidRDefault="00B95434" w:rsidP="005613AE">
      <w:pPr>
        <w:jc w:val="both"/>
        <w:rPr>
          <w:rFonts w:ascii="Arial" w:hAnsi="Arial" w:cs="Arial"/>
        </w:rPr>
      </w:pPr>
    </w:p>
    <w:p w14:paraId="45447A2A" w14:textId="77777777" w:rsidR="00B95434" w:rsidRDefault="00B95434" w:rsidP="005613AE">
      <w:pPr>
        <w:jc w:val="both"/>
        <w:rPr>
          <w:rFonts w:ascii="Arial" w:hAnsi="Arial" w:cs="Arial"/>
        </w:rPr>
      </w:pPr>
      <w:r>
        <w:rPr>
          <w:rFonts w:ascii="Arial" w:hAnsi="Arial" w:cs="Arial"/>
          <w:b/>
          <w:bCs/>
        </w:rPr>
        <w:t>Egyéb ráfordítások</w:t>
      </w:r>
      <w:r>
        <w:rPr>
          <w:rFonts w:ascii="Arial" w:hAnsi="Arial" w:cs="Arial"/>
        </w:rPr>
        <w:t xml:space="preserve"> az olyan, az értékesítés nettó árbevételéhez közvetlenül vagy közvetetten nem kapcsolódó kifizetések és más veszteség jellegű tételek, amelyek a rendszeres tevékenység (üzletmenet) során merülnek fel, és nem minősülnek pénzügyi műveletek ráfordításainak.</w:t>
      </w:r>
    </w:p>
    <w:p w14:paraId="6F0F699B" w14:textId="77777777" w:rsidR="00B95434" w:rsidRPr="00DF4041" w:rsidRDefault="00B95434" w:rsidP="005613AE">
      <w:pPr>
        <w:jc w:val="both"/>
        <w:rPr>
          <w:rFonts w:ascii="Arial" w:hAnsi="Arial" w:cs="Arial"/>
        </w:rPr>
      </w:pPr>
    </w:p>
    <w:p w14:paraId="3D536308" w14:textId="77777777" w:rsidR="00B95434" w:rsidRPr="00321C31" w:rsidRDefault="00B95434" w:rsidP="005613AE">
      <w:pPr>
        <w:jc w:val="both"/>
        <w:rPr>
          <w:rFonts w:ascii="Arial" w:hAnsi="Arial" w:cs="Arial"/>
        </w:rPr>
      </w:pPr>
      <w:r>
        <w:rPr>
          <w:rFonts w:ascii="Arial" w:hAnsi="Arial" w:cs="Arial"/>
        </w:rPr>
        <w:t>Az egyéb ráfordítások között kell kimutatni többek között:</w:t>
      </w:r>
    </w:p>
    <w:p w14:paraId="430B1055" w14:textId="77777777" w:rsidR="00B95434" w:rsidRPr="00321C31" w:rsidRDefault="00B95434" w:rsidP="005613AE">
      <w:pPr>
        <w:pStyle w:val="NormlWeb"/>
        <w:jc w:val="both"/>
        <w:rPr>
          <w:rFonts w:ascii="Arial" w:hAnsi="Arial" w:cs="Arial"/>
        </w:rPr>
      </w:pPr>
      <w:r>
        <w:rPr>
          <w:rFonts w:ascii="Arial" w:hAnsi="Arial" w:cs="Arial"/>
          <w:i/>
          <w:iCs/>
        </w:rPr>
        <w:t>a)</w:t>
      </w:r>
      <w:r>
        <w:rPr>
          <w:rFonts w:ascii="Arial" w:hAnsi="Arial" w:cs="Arial"/>
        </w:rPr>
        <w:t xml:space="preserve"> az üzleti év mérlegfordulónapja előtt bekövetkezett, a mérlegkészítés időpontjáig ismertté vált káreseményekkel kapcsolatos – a le nem vonható általános forgalmi adót is magában foglaló – kifizetéseket, elszámolt, fizetendő összegeket;</w:t>
      </w:r>
    </w:p>
    <w:p w14:paraId="1A7E7256" w14:textId="77777777" w:rsidR="00B95434" w:rsidRPr="00321C31" w:rsidRDefault="00B95434" w:rsidP="005613AE">
      <w:pPr>
        <w:pStyle w:val="NormlWeb"/>
        <w:jc w:val="both"/>
        <w:rPr>
          <w:rFonts w:ascii="Arial" w:hAnsi="Arial" w:cs="Arial"/>
        </w:rPr>
      </w:pPr>
      <w:r>
        <w:rPr>
          <w:rFonts w:ascii="Arial" w:hAnsi="Arial" w:cs="Arial"/>
          <w:i/>
          <w:iCs/>
        </w:rPr>
        <w:t>b)</w:t>
      </w:r>
      <w:r>
        <w:rPr>
          <w:rFonts w:ascii="Arial" w:hAnsi="Arial" w:cs="Arial"/>
        </w:rPr>
        <w:t xml:space="preserve"> a fizetett, illetve a mérlegkészítés időpontjáig ismertté vált, elszámolt, fizetendő, a mérlegfordulónap előtti időszakhoz kapcsolódó bírságok, kötbérek, fekbérek, késedelmi kamatok, behajtási költségátalányok, kártérítések, sérelemdíjak összegét;</w:t>
      </w:r>
    </w:p>
    <w:p w14:paraId="7FF4FE77" w14:textId="77777777" w:rsidR="00B95434" w:rsidRPr="00321C31" w:rsidRDefault="00B95434" w:rsidP="005613AE">
      <w:pPr>
        <w:pStyle w:val="NormlWeb"/>
        <w:jc w:val="both"/>
        <w:rPr>
          <w:rFonts w:ascii="Arial" w:hAnsi="Arial" w:cs="Arial"/>
        </w:rPr>
      </w:pPr>
      <w:r>
        <w:rPr>
          <w:rFonts w:ascii="Arial" w:hAnsi="Arial" w:cs="Arial"/>
          <w:i/>
          <w:iCs/>
        </w:rPr>
        <w:t>c)</w:t>
      </w:r>
      <w:r>
        <w:rPr>
          <w:rFonts w:ascii="Arial" w:hAnsi="Arial" w:cs="Arial"/>
        </w:rPr>
        <w:t xml:space="preserve"> a költségek (a ráfordítások) ellentételezésére – visszafizetési kötelezettség nélkül – belföldi vagy külföldi gazdálkodónak – az üzleti évhez kapcsolódóan – adott támogatás, juttatás összegét;</w:t>
      </w:r>
    </w:p>
    <w:p w14:paraId="74D32864" w14:textId="77777777" w:rsidR="00B95434" w:rsidRPr="00321C31" w:rsidRDefault="00B95434" w:rsidP="005613AE">
      <w:pPr>
        <w:pStyle w:val="NormlWeb"/>
        <w:jc w:val="both"/>
        <w:rPr>
          <w:rFonts w:ascii="Arial" w:hAnsi="Arial" w:cs="Arial"/>
        </w:rPr>
      </w:pPr>
      <w:r>
        <w:rPr>
          <w:rFonts w:ascii="Arial" w:hAnsi="Arial" w:cs="Arial"/>
          <w:i/>
          <w:iCs/>
        </w:rPr>
        <w:t>d)</w:t>
      </w:r>
      <w:r>
        <w:rPr>
          <w:rFonts w:ascii="Arial" w:hAnsi="Arial" w:cs="Arial"/>
        </w:rPr>
        <w:t xml:space="preserve"> a termékpálya-szabályozáshoz kapcsolódó, terméktanácsok javára teljesített – az üzleti évhez kapcsolódó – befizetések összegét;</w:t>
      </w:r>
    </w:p>
    <w:p w14:paraId="63C18C9F" w14:textId="77777777" w:rsidR="00B95434" w:rsidRPr="00321C31" w:rsidRDefault="00B95434" w:rsidP="005613AE">
      <w:pPr>
        <w:pStyle w:val="NormlWeb"/>
        <w:jc w:val="both"/>
        <w:rPr>
          <w:rFonts w:ascii="Arial" w:hAnsi="Arial" w:cs="Arial"/>
        </w:rPr>
      </w:pPr>
      <w:r>
        <w:rPr>
          <w:rFonts w:ascii="Arial" w:hAnsi="Arial" w:cs="Arial"/>
          <w:i/>
          <w:iCs/>
        </w:rPr>
        <w:t>e)</w:t>
      </w:r>
      <w:r>
        <w:rPr>
          <w:rFonts w:ascii="Arial" w:hAnsi="Arial" w:cs="Arial"/>
        </w:rPr>
        <w:t xml:space="preserve"> az államháztartás egyes alrendszereivel (a központi kormányzat, az elkülönített állami pénzalapok, a helyi önkormányzatok, a társadalombiztosítás költségvetéseivel), az Európai Unió különböző pénzügyi alapjaival (pénzügyi forrásaival) elszámolt – a bekerülési érték részét nem képező, illetve a költségek között el nem számolható – </w:t>
        <w:lastRenderedPageBreak/>
        <w:t>adók, díjak, illetékek, hozzájárulások tárgyévre bevallott, fizetett, illetve fizetendő összegét;</w:t>
      </w:r>
    </w:p>
    <w:p w14:paraId="133C9930" w14:textId="77777777" w:rsidR="00B95434" w:rsidRPr="00321C31" w:rsidRDefault="00B95434" w:rsidP="005613AE">
      <w:pPr>
        <w:pStyle w:val="NormlWeb"/>
        <w:jc w:val="both"/>
        <w:rPr>
          <w:rFonts w:ascii="Arial" w:hAnsi="Arial" w:cs="Arial"/>
        </w:rPr>
      </w:pPr>
      <w:r>
        <w:rPr>
          <w:rFonts w:ascii="Arial" w:hAnsi="Arial" w:cs="Arial"/>
          <w:i/>
          <w:iCs/>
        </w:rPr>
        <w:t>h)</w:t>
      </w:r>
      <w:r>
        <w:rPr>
          <w:rFonts w:ascii="Arial" w:hAnsi="Arial" w:cs="Arial"/>
        </w:rPr>
        <w:t xml:space="preserve"> a veszteség jellegű kerekítési különbözetet;</w:t>
      </w:r>
    </w:p>
    <w:p w14:paraId="16CD8FB8" w14:textId="77777777" w:rsidR="00B95434" w:rsidRPr="00321C31" w:rsidRDefault="00B95434" w:rsidP="005613AE">
      <w:pPr>
        <w:pStyle w:val="NormlWeb"/>
        <w:jc w:val="both"/>
        <w:rPr>
          <w:rFonts w:ascii="Arial" w:hAnsi="Arial" w:cs="Arial"/>
        </w:rPr>
      </w:pPr>
      <w:r>
        <w:rPr>
          <w:rFonts w:ascii="Arial" w:hAnsi="Arial" w:cs="Arial"/>
          <w:i/>
          <w:iCs/>
        </w:rPr>
        <w:t>i)</w:t>
      </w:r>
      <w:r>
        <w:rPr>
          <w:rFonts w:ascii="Arial" w:hAnsi="Arial" w:cs="Arial"/>
        </w:rPr>
        <w:t xml:space="preserve"> a vagyonrendelőnél a bizalmi vagyonkezelésbe adott eszközök könyv szerinti értékét;</w:t>
      </w:r>
    </w:p>
    <w:p w14:paraId="670F520B" w14:textId="77777777" w:rsidR="00B95434" w:rsidRPr="00321C31" w:rsidRDefault="00B95434" w:rsidP="005613AE">
      <w:pPr>
        <w:pStyle w:val="NormlWeb"/>
        <w:jc w:val="both"/>
        <w:rPr>
          <w:rFonts w:ascii="Arial" w:hAnsi="Arial" w:cs="Arial"/>
        </w:rPr>
      </w:pPr>
      <w:r>
        <w:rPr>
          <w:rFonts w:ascii="Arial" w:hAnsi="Arial" w:cs="Arial"/>
          <w:i/>
          <w:iCs/>
        </w:rPr>
        <w:t>j)</w:t>
      </w:r>
      <w:r>
        <w:rPr>
          <w:rFonts w:ascii="Arial" w:hAnsi="Arial" w:cs="Arial"/>
        </w:rPr>
        <w:t xml:space="preserve"> a vagyonrendelőnél a kezelt vagyon részbeni vagy teljes kiadásakor a kezelt vagyonra szóló tartós követelés kezelt vagyon csökkenésével arányos, kivezetett összegét;</w:t>
      </w:r>
    </w:p>
    <w:p w14:paraId="51CB65C8" w14:textId="77777777" w:rsidR="00B95434" w:rsidRPr="00321C31" w:rsidRDefault="00B95434" w:rsidP="005613AE">
      <w:pPr>
        <w:pStyle w:val="NormlWeb"/>
        <w:jc w:val="both"/>
        <w:rPr>
          <w:rFonts w:ascii="Arial" w:hAnsi="Arial" w:cs="Arial"/>
        </w:rPr>
      </w:pPr>
      <w:r>
        <w:rPr>
          <w:rFonts w:ascii="Arial" w:hAnsi="Arial" w:cs="Arial"/>
          <w:i/>
          <w:iCs/>
        </w:rPr>
        <w:t>k)</w:t>
      </w:r>
      <w:r>
        <w:rPr>
          <w:rFonts w:ascii="Arial" w:hAnsi="Arial" w:cs="Arial"/>
        </w:rPr>
        <w:t xml:space="preserve"> a gazdasági társaságba nem pénzbeli betétként bevitt, értékpapírnak vagy részesedésnek nem minősülő vagyontárgyak, vagyoni értékű jogok nyilvántartás szerinti (könyv szerinti) értékének és a létesítő okiratban meghatározott értékének a különbözetét, amennyiben a nyilvántartás szerinti érték a magasabb;</w:t>
      </w:r>
    </w:p>
    <w:p w14:paraId="030C982E" w14:textId="77777777" w:rsidR="00B95434" w:rsidRPr="00321C31" w:rsidRDefault="00B95434" w:rsidP="005613AE">
      <w:pPr>
        <w:pStyle w:val="NormlWeb"/>
        <w:jc w:val="both"/>
        <w:rPr>
          <w:rFonts w:ascii="Arial" w:hAnsi="Arial" w:cs="Arial"/>
        </w:rPr>
      </w:pPr>
      <w:r>
        <w:rPr>
          <w:rFonts w:ascii="Arial" w:hAnsi="Arial" w:cs="Arial"/>
          <w:i/>
          <w:iCs/>
        </w:rPr>
        <w:t>l)</w:t>
      </w:r>
      <w:r>
        <w:rPr>
          <w:rFonts w:ascii="Arial" w:hAnsi="Arial" w:cs="Arial"/>
        </w:rPr>
        <w:t xml:space="preserve"> behajthatatlannak nem minősülő, a forgóeszközök között kimutatott – vásárolt követelésnek nem minősülő – elengedett követelés könyv szerinti értékét;</w:t>
      </w:r>
    </w:p>
    <w:p w14:paraId="1536CD1E" w14:textId="77777777" w:rsidR="00B95434" w:rsidRPr="00321C31" w:rsidRDefault="00B95434" w:rsidP="005613AE">
      <w:pPr>
        <w:pStyle w:val="NormlWeb"/>
        <w:jc w:val="both"/>
        <w:rPr>
          <w:rFonts w:ascii="Arial" w:hAnsi="Arial" w:cs="Arial"/>
        </w:rPr>
      </w:pPr>
      <w:r>
        <w:rPr>
          <w:rFonts w:ascii="Arial" w:hAnsi="Arial" w:cs="Arial"/>
          <w:i/>
          <w:iCs/>
        </w:rPr>
        <w:t>m)</w:t>
      </w:r>
      <w:r>
        <w:rPr>
          <w:rFonts w:ascii="Arial" w:hAnsi="Arial" w:cs="Arial"/>
        </w:rPr>
        <w:t xml:space="preserve"> a tartozásátvállalás során – ellentételezés nélkül – átvállalt kötelezettség szerződés (megállapodás) szerinti összegét – a számviteli törvény 33. § (1) bekezdésének figyelembevételével – a tartozást átvállalónál;</w:t>
      </w:r>
    </w:p>
    <w:p w14:paraId="7267B869" w14:textId="77777777" w:rsidR="00B95434" w:rsidRPr="00321C31" w:rsidRDefault="00B95434" w:rsidP="005613AE">
      <w:pPr>
        <w:pStyle w:val="NormlWeb"/>
        <w:jc w:val="both"/>
        <w:rPr>
          <w:rFonts w:ascii="Arial" w:hAnsi="Arial" w:cs="Arial"/>
        </w:rPr>
      </w:pPr>
      <w:r>
        <w:rPr>
          <w:rFonts w:ascii="Arial" w:hAnsi="Arial" w:cs="Arial"/>
          <w:i/>
          <w:iCs/>
        </w:rPr>
        <w:t>n)</w:t>
      </w:r>
      <w:r>
        <w:rPr>
          <w:rFonts w:ascii="Arial" w:hAnsi="Arial" w:cs="Arial"/>
        </w:rPr>
        <w:t xml:space="preserve"> a visszafizetési kötelezettség nélkül átadott, pénzügyileg rendezett, a </w:t>
      </w:r>
      <w:r>
        <w:rPr>
          <w:rFonts w:ascii="Arial" w:hAnsi="Arial" w:cs="Arial"/>
          <w:i/>
          <w:iCs/>
        </w:rPr>
        <w:t>c)</w:t>
      </w:r>
      <w:r>
        <w:rPr>
          <w:rFonts w:ascii="Arial" w:hAnsi="Arial" w:cs="Arial"/>
        </w:rPr>
        <w:t xml:space="preserve"> pont alá nem tartozó támogatás, véglegesen átadott pénzeszközök összegét;</w:t>
      </w:r>
    </w:p>
    <w:p w14:paraId="101A940D" w14:textId="77777777" w:rsidR="00B95434" w:rsidRPr="00321C31" w:rsidRDefault="00B95434" w:rsidP="005613AE">
      <w:pPr>
        <w:pStyle w:val="uj"/>
        <w:pBdr>
          <w:left w:val="none" w:sz="0" w:space="0" w:color="auto"/>
        </w:pBdr>
        <w:ind w:firstLine="0"/>
        <w:rPr>
          <w:rFonts w:ascii="Arial" w:hAnsi="Arial" w:cs="Arial"/>
        </w:rPr>
      </w:pPr>
      <w:r>
        <w:rPr>
          <w:rFonts w:ascii="Arial" w:hAnsi="Arial" w:cs="Arial"/>
          <w:i/>
          <w:iCs/>
        </w:rPr>
        <w:t>o)</w:t>
      </w:r>
      <w:r>
        <w:rPr>
          <w:rFonts w:ascii="Arial" w:hAnsi="Arial" w:cs="Arial"/>
        </w:rPr>
        <w:t xml:space="preserve"> az előző üzleti év(ek)ben kapott, bevételként elszámolt támogatás, juttatás visszafizetendő összegét;</w:t>
      </w:r>
    </w:p>
    <w:p w14:paraId="66AE6C98" w14:textId="77777777" w:rsidR="00B95434" w:rsidRDefault="00B95434" w:rsidP="005613AE">
      <w:pPr>
        <w:pStyle w:val="uj"/>
        <w:pBdr>
          <w:left w:val="none" w:sz="0" w:space="0" w:color="auto"/>
        </w:pBdr>
        <w:ind w:firstLine="0"/>
        <w:rPr>
          <w:rFonts w:ascii="Arial" w:hAnsi="Arial" w:cs="Arial"/>
          <w:i/>
          <w:iCs/>
        </w:rPr>
      </w:pPr>
    </w:p>
    <w:p w14:paraId="4C88F40F" w14:textId="77777777" w:rsidR="00B95434" w:rsidRPr="00321C31" w:rsidRDefault="00B95434" w:rsidP="005613AE">
      <w:pPr>
        <w:pStyle w:val="uj"/>
        <w:pBdr>
          <w:left w:val="none" w:sz="0" w:space="0" w:color="auto"/>
        </w:pBdr>
        <w:ind w:firstLine="0"/>
        <w:rPr>
          <w:rFonts w:ascii="Arial" w:hAnsi="Arial" w:cs="Arial"/>
        </w:rPr>
      </w:pPr>
      <w:r>
        <w:rPr>
          <w:rFonts w:ascii="Arial" w:hAnsi="Arial" w:cs="Arial"/>
          <w:i/>
          <w:iCs/>
        </w:rPr>
        <w:t>ö)</w:t>
      </w:r>
      <w:r>
        <w:rPr>
          <w:rFonts w:ascii="Arial" w:hAnsi="Arial" w:cs="Arial"/>
        </w:rPr>
        <w:t xml:space="preserve"> a térítés nélkül átadott eszközök – a részesedések, az értékpapírok, a befektetett pénzügyi eszközök között kimutatott kölcsönök és a vásárolt követelések kivételével – nyilvántartás szerinti értékét, valamint a térítés nélkül nyújtott szolgáltatások bekerülési értékét a felszámított, az átvevő által meg nem térített általános forgalmi adóval növelt összegben.</w:t>
      </w:r>
    </w:p>
    <w:p w14:paraId="3D07D26B" w14:textId="77777777" w:rsidR="00B95434" w:rsidRPr="00321C31" w:rsidRDefault="00B95434" w:rsidP="005613AE">
      <w:pPr>
        <w:pStyle w:val="NormlWeb"/>
        <w:jc w:val="both"/>
        <w:rPr>
          <w:rFonts w:ascii="Arial" w:hAnsi="Arial" w:cs="Arial"/>
        </w:rPr>
      </w:pPr>
      <w:r>
        <w:rPr>
          <w:rFonts w:ascii="Arial" w:hAnsi="Arial" w:cs="Arial"/>
          <w:i/>
          <w:iCs/>
        </w:rPr>
        <w:t>p)</w:t>
      </w:r>
      <w:r>
        <w:rPr>
          <w:rFonts w:ascii="Arial" w:hAnsi="Arial" w:cs="Arial"/>
        </w:rPr>
        <w:t xml:space="preserve"> az üzleti évben képzett céltartalék összegét, a képzett céltartalékot növelő összeget;</w:t>
      </w:r>
    </w:p>
    <w:p w14:paraId="70202D15" w14:textId="77777777" w:rsidR="00B95434" w:rsidRPr="00321C31" w:rsidRDefault="00B95434" w:rsidP="005613AE">
      <w:pPr>
        <w:pStyle w:val="NormlWeb"/>
        <w:jc w:val="both"/>
        <w:rPr>
          <w:rFonts w:ascii="Arial" w:hAnsi="Arial" w:cs="Arial"/>
        </w:rPr>
      </w:pPr>
      <w:r>
        <w:rPr>
          <w:rFonts w:ascii="Arial" w:hAnsi="Arial" w:cs="Arial"/>
          <w:i/>
          <w:iCs/>
        </w:rPr>
        <w:t>q)</w:t>
      </w:r>
      <w:r>
        <w:rPr>
          <w:rFonts w:ascii="Arial" w:hAnsi="Arial" w:cs="Arial"/>
        </w:rPr>
        <w:t xml:space="preserve"> a forgóeszközök között kimutatott – vásárolt követelésnek nem minősülő – követelésnek behajthatatlan követelésként az üzleti évben leírt összegét;</w:t>
      </w:r>
    </w:p>
    <w:p w14:paraId="1D6E7325" w14:textId="627259F6" w:rsidR="00B95434" w:rsidRPr="00321C31" w:rsidRDefault="00B95434" w:rsidP="005613AE">
      <w:pPr>
        <w:pStyle w:val="NormlWeb"/>
        <w:jc w:val="both"/>
        <w:rPr>
          <w:rFonts w:ascii="Arial" w:hAnsi="Arial" w:cs="Arial"/>
        </w:rPr>
      </w:pPr>
      <w:r>
        <w:rPr>
          <w:rFonts w:ascii="Arial" w:hAnsi="Arial" w:cs="Arial"/>
          <w:i/>
          <w:iCs/>
        </w:rPr>
        <w:t>r)</w:t>
      </w:r>
      <w:r>
        <w:rPr>
          <w:rFonts w:ascii="Arial" w:hAnsi="Arial" w:cs="Arial"/>
        </w:rPr>
        <w:t xml:space="preserve">az immateriális jószág, a tárgyi eszköz értékesítéséből, kötelezettség teljesítéseként vagy csereszerződés keretében, illetve tőkeleszállításkor kiadandó vagyonként történő átadásából (ide értve azt is, ha az immateriális jószág, a tárgyi eszköz a mérlegben, a könyvekben nincs kimutatva) származó bevétel(eladási ár, csereszerződés szerinti érték, kötelezettség teljesítéseként, illetve a kiadandó vagyonként beszámított érték áfa nélküli összege)és a könyv szerinti érték közötti különbözet összegét, az értékesítéskor, az átadáskor, ha a könyv szerinti értéka nagyobb;</w:t>
      </w:r>
    </w:p>
    <w:p w14:paraId="3144174D" w14:textId="77777777" w:rsidR="00B95434" w:rsidRPr="00321C31" w:rsidRDefault="00B95434" w:rsidP="005613AE">
      <w:pPr>
        <w:pStyle w:val="NormlWeb"/>
        <w:jc w:val="both"/>
        <w:rPr>
          <w:rFonts w:ascii="Arial" w:hAnsi="Arial" w:cs="Arial"/>
        </w:rPr>
      </w:pPr>
      <w:r>
        <w:rPr>
          <w:rFonts w:ascii="Arial" w:hAnsi="Arial" w:cs="Arial"/>
          <w:i/>
          <w:iCs/>
        </w:rPr>
        <w:lastRenderedPageBreak/>
        <w:t>s)</w:t>
      </w:r>
      <w:r>
        <w:rPr>
          <w:rFonts w:ascii="Arial" w:hAnsi="Arial" w:cs="Arial"/>
        </w:rPr>
        <w:t xml:space="preserve"> a hiányzó, illetve a tárgyévben megsemmisült, az állományból kivezetett vásárolt és saját termelésű készlet könyv szerinti értékét;</w:t>
      </w:r>
    </w:p>
    <w:p w14:paraId="1C3EBC0B" w14:textId="29F41FE6" w:rsidR="00B95434" w:rsidRPr="00321C31" w:rsidRDefault="00B95434" w:rsidP="005613AE">
      <w:pPr>
        <w:pStyle w:val="NormlWeb"/>
        <w:jc w:val="both"/>
        <w:rPr>
          <w:rFonts w:ascii="Arial" w:hAnsi="Arial" w:cs="Arial"/>
        </w:rPr>
      </w:pPr>
      <w:r>
        <w:rPr>
          <w:rFonts w:ascii="Arial" w:hAnsi="Arial" w:cs="Arial"/>
          <w:i/>
          <w:iCs/>
        </w:rPr>
        <w:t>t)</w:t>
      </w:r>
      <w:r>
        <w:rPr>
          <w:rFonts w:ascii="Arial" w:hAnsi="Arial" w:cs="Arial"/>
        </w:rPr>
        <w:t xml:space="preserve"> a forgóeszközök között kimutatott eredeti követelést engedményezőnél (eladónál) az átruházott (engedményezett) követeléselismert értéke (eladási ára) éskönyv szerinti értéke közötti különbözetet, a követelés átruházásakor, ha a könyv szerinti érték a nagyobb;</w:t>
      </w:r>
    </w:p>
    <w:p w14:paraId="2DC0A805" w14:textId="77777777" w:rsidR="00B95434" w:rsidRDefault="00B95434" w:rsidP="005613AE">
      <w:pPr>
        <w:pStyle w:val="NormlWeb"/>
        <w:jc w:val="both"/>
        <w:rPr>
          <w:rFonts w:ascii="Arial" w:hAnsi="Arial" w:cs="Arial"/>
        </w:rPr>
      </w:pPr>
      <w:r>
        <w:rPr>
          <w:rFonts w:ascii="Arial" w:hAnsi="Arial" w:cs="Arial"/>
          <w:i/>
          <w:iCs/>
        </w:rPr>
        <w:t>u)</w:t>
      </w:r>
      <w:r>
        <w:rPr>
          <w:rFonts w:ascii="Arial" w:hAnsi="Arial" w:cs="Arial"/>
        </w:rPr>
        <w:t xml:space="preserve"> a forgóeszközök közötti követelések és a készletek elszámolt értékvesztésének összegét, az immateriális javak és a tárgyi eszközök elszámolt terven felüli értékcsökkenésének összegét;</w:t>
      </w:r>
    </w:p>
    <w:p w14:paraId="52FAA03B" w14:textId="77777777" w:rsidR="00B95434" w:rsidRPr="00321C31" w:rsidRDefault="00B95434" w:rsidP="005613AE">
      <w:pPr>
        <w:pStyle w:val="NormlWeb"/>
        <w:jc w:val="both"/>
        <w:rPr>
          <w:rFonts w:ascii="Arial" w:hAnsi="Arial" w:cs="Arial"/>
        </w:rPr>
      </w:pPr>
      <w:r>
        <w:rPr>
          <w:rFonts w:ascii="Arial" w:hAnsi="Arial" w:cs="Arial"/>
          <w:i/>
          <w:iCs/>
        </w:rPr>
        <w:t>ü)</w:t>
      </w:r>
      <w:r>
        <w:rPr>
          <w:rFonts w:ascii="Arial" w:hAnsi="Arial" w:cs="Arial"/>
        </w:rPr>
        <w:t xml:space="preserve"> a kereskedelmi áruk veszteségjellegű leltárértékelési különbözetének összegét;</w:t>
      </w:r>
    </w:p>
    <w:p w14:paraId="73E1DE28" w14:textId="77777777" w:rsidR="00B95434" w:rsidRPr="00321C31" w:rsidRDefault="00B95434" w:rsidP="005613AE">
      <w:pPr>
        <w:pStyle w:val="NormlWeb"/>
        <w:jc w:val="both"/>
        <w:rPr>
          <w:rFonts w:ascii="Arial" w:hAnsi="Arial" w:cs="Arial"/>
        </w:rPr>
      </w:pPr>
      <w:r>
        <w:rPr>
          <w:rFonts w:ascii="Arial" w:hAnsi="Arial" w:cs="Arial"/>
        </w:rPr>
        <w:t>(v) az üzleti évhez kapcsolódó, szerződésen alapuló – konkrét termékhez, anyaghoz, áruhoz, szolgáltatásnyújtáshoz közvetve kapcsolódó, nem számlázott – utólag adott (fizetendő) engedmény szerződés szerinti összegét, ideértve az általános forgalmi adóról szóló törvény szerinti közvetett pénz-visszatérítési akció keretében adott (fizetendő) engedmény – általános forgalmi adóval csökkentett – összegét is;</w:t>
      </w:r>
    </w:p>
    <w:p w14:paraId="3B14A5DC" w14:textId="77777777" w:rsidR="00B95434" w:rsidRDefault="00B95434" w:rsidP="005613AE">
      <w:pPr>
        <w:pStyle w:val="NormlWeb"/>
        <w:jc w:val="both"/>
        <w:rPr>
          <w:rFonts w:ascii="Arial" w:hAnsi="Arial" w:cs="Arial"/>
        </w:rPr>
      </w:pPr>
      <w:r>
        <w:rPr>
          <w:rFonts w:ascii="Arial" w:hAnsi="Arial" w:cs="Arial"/>
        </w:rPr>
        <w:t>(w) Az egyéb ráfordítások között kell elszámolni, de halasztott ráfordításként időbelileg el lehet határolni – az összemérés számviteli alapelv érvényesülése érdekében – a vállalkozó által megvalósított (megszerzett) és jogszabályi rendelkezés alapján az üzemeltetőnek térítés nélkül, véglegesen átadott olyan eszköz (beruházás) nyilvántartás szerinti értékét, amelyet a jövőbeni vállalkozási tevékenysége érdekében valósított (szerzett) meg</w:t>
      </w:r>
    </w:p>
    <w:p w14:paraId="0112A497" w14:textId="4D64109A" w:rsidR="00B95434" w:rsidRDefault="00B95434" w:rsidP="00FC7876">
      <w:pPr>
        <w:jc w:val="both"/>
        <w:rPr>
          <w:rFonts w:ascii="Arial" w:hAnsi="Arial" w:cs="Arial"/>
        </w:rPr>
      </w:pPr>
      <w:r>
        <w:rPr>
          <w:rFonts w:ascii="Arial" w:hAnsi="Arial" w:cs="Arial"/>
        </w:rPr>
        <w:t xml:space="preserve">x) üzletág átruházáskor az átadott eszközök és az átadott kötelezettségek könyv szerinti értékének különbözete (ideértve a céltartalékokat és az időbeli elhatárolásokat is), valamint az üzletágért kapott (járó) vagy fizetett (fizetendő) összeg közötti veszteségjellegű különbözetet.</w:t>
      </w:r>
    </w:p>
    <w:p w14:paraId="0612B778" w14:textId="77777777" w:rsidR="00333E5D" w:rsidRDefault="00333E5D" w:rsidP="00FC7876">
      <w:pPr>
        <w:jc w:val="both"/>
        <w:rPr>
          <w:rFonts w:ascii="Arial" w:hAnsi="Arial" w:cs="Arial"/>
        </w:rPr>
      </w:pPr>
    </w:p>
    <w:p w14:paraId="5E6AF76B" w14:textId="502FE42F" w:rsidR="00FC7876" w:rsidRPr="00FC7876" w:rsidRDefault="00333E5D" w:rsidP="00FC7876">
      <w:pPr>
        <w:jc w:val="both"/>
        <w:rPr>
          <w:rFonts w:ascii="Arial" w:hAnsi="Arial" w:cs="Arial"/>
        </w:rPr>
      </w:pPr>
      <w:r>
        <w:rPr>
          <w:rFonts w:ascii="Arial" w:hAnsi="Arial" w:cs="Arial"/>
        </w:rPr>
        <w:t xml:space="preserve">y)  a vállalkozó által – a nem újrahasználható termék után – a koncessziós társaságnak fizetett (fizetendő) kötelező visszaváltási díj összegét.</w:t>
      </w:r>
    </w:p>
    <w:p w14:paraId="375552E9" w14:textId="77777777" w:rsidR="00FC7876" w:rsidRDefault="00FC7876" w:rsidP="005613AE">
      <w:pPr>
        <w:jc w:val="both"/>
        <w:rPr>
          <w:rFonts w:ascii="Arial" w:hAnsi="Arial" w:cs="Arial"/>
          <w:b/>
          <w:bCs/>
        </w:rPr>
      </w:pPr>
    </w:p>
    <w:p w14:paraId="4340DA18" w14:textId="203F4C0D" w:rsidR="00B95434" w:rsidRPr="00DF4041" w:rsidRDefault="00B95434" w:rsidP="005613AE">
      <w:pPr>
        <w:jc w:val="both"/>
        <w:rPr>
          <w:rFonts w:ascii="Arial" w:hAnsi="Arial" w:cs="Arial"/>
        </w:rPr>
      </w:pPr>
      <w:r>
        <w:rPr>
          <w:rFonts w:ascii="Arial" w:hAnsi="Arial" w:cs="Arial"/>
          <w:b/>
          <w:bCs/>
        </w:rPr>
        <w:t>Az értékesítés közvetlen költségei</w:t>
      </w:r>
      <w:r>
        <w:rPr>
          <w:rFonts w:ascii="Arial" w:hAnsi="Arial" w:cs="Arial"/>
        </w:rPr>
        <w:t xml:space="preserve"> között kell kimutatni az értékesített saját termelésű készletek és teljesített szolgáltatások közvetlen önköltségét, az eladott áruk beszerzési értékét, az eladott (közvetített) szolgáltatások értékét. </w:t>
      </w:r>
    </w:p>
    <w:p w14:paraId="29FBAF20" w14:textId="77777777" w:rsidR="00B95434" w:rsidRPr="00DF4041" w:rsidRDefault="00B95434" w:rsidP="005613AE">
      <w:pPr>
        <w:jc w:val="both"/>
        <w:rPr>
          <w:rFonts w:ascii="Arial" w:hAnsi="Arial" w:cs="Arial"/>
        </w:rPr>
      </w:pPr>
      <w:r>
        <w:rPr>
          <w:rFonts w:ascii="Arial" w:hAnsi="Arial" w:cs="Arial"/>
        </w:rPr>
        <w:t>Az értékesítés elszámolt közvetlen önköltsége magában foglalja az értékesített saját termelésű készletek, a teljesített saját szolgáltatások közvetlen önköltségét.</w:t>
      </w:r>
    </w:p>
    <w:p w14:paraId="377A2CDA" w14:textId="77777777" w:rsidR="00B95434" w:rsidRPr="00DF4041" w:rsidRDefault="00B95434" w:rsidP="005613AE">
      <w:pPr>
        <w:jc w:val="both"/>
        <w:rPr>
          <w:rFonts w:ascii="Arial" w:hAnsi="Arial" w:cs="Arial"/>
        </w:rPr>
      </w:pPr>
    </w:p>
    <w:p w14:paraId="651772F2" w14:textId="77777777" w:rsidR="00B95434" w:rsidRPr="00DF4041" w:rsidRDefault="00B95434" w:rsidP="005613AE">
      <w:pPr>
        <w:jc w:val="both"/>
        <w:rPr>
          <w:rFonts w:ascii="Arial" w:hAnsi="Arial" w:cs="Arial"/>
        </w:rPr>
      </w:pPr>
      <w:r>
        <w:rPr>
          <w:rFonts w:ascii="Arial" w:hAnsi="Arial" w:cs="Arial"/>
          <w:b/>
          <w:bCs/>
        </w:rPr>
        <w:t>Az értékesítés közvetett költségei</w:t>
      </w:r>
      <w:r>
        <w:rPr>
          <w:rFonts w:ascii="Arial" w:hAnsi="Arial" w:cs="Arial"/>
        </w:rPr>
        <w:t xml:space="preserve"> között az értékesítés és forgalmazás költségét, az igazgatási költségeket és az egyéb általános költségeket kell szerepeltetni.</w:t>
      </w:r>
    </w:p>
    <w:p w14:paraId="4FA1A041" w14:textId="77777777" w:rsidR="00B95434" w:rsidRPr="00DF4041" w:rsidRDefault="00B95434" w:rsidP="005613AE">
      <w:pPr>
        <w:jc w:val="both"/>
        <w:rPr>
          <w:rFonts w:ascii="Arial" w:hAnsi="Arial" w:cs="Arial"/>
        </w:rPr>
      </w:pPr>
    </w:p>
    <w:p w14:paraId="06D1E2A9" w14:textId="77777777" w:rsidR="00B95434" w:rsidRPr="00DF4041" w:rsidRDefault="00B95434" w:rsidP="005613AE">
      <w:pPr>
        <w:jc w:val="both"/>
        <w:rPr>
          <w:rFonts w:ascii="Arial" w:hAnsi="Arial" w:cs="Arial"/>
        </w:rPr>
      </w:pPr>
      <w:r>
        <w:rPr>
          <w:rFonts w:ascii="Arial" w:hAnsi="Arial" w:cs="Arial"/>
          <w:b/>
          <w:bCs/>
        </w:rPr>
        <w:t>Az igazgatási költségek</w:t>
      </w:r>
      <w:r>
        <w:rPr>
          <w:rFonts w:ascii="Arial" w:hAnsi="Arial" w:cs="Arial"/>
        </w:rPr>
        <w:t xml:space="preserve"> között kell kimutatni az igazgatás személyi és anyagjellegű, valamint egyéb költségeit.</w:t>
      </w:r>
    </w:p>
    <w:p w14:paraId="3CF11CAD" w14:textId="77777777" w:rsidR="00B95434" w:rsidRPr="00DF4041" w:rsidRDefault="00B95434" w:rsidP="005613AE">
      <w:pPr>
        <w:jc w:val="both"/>
        <w:rPr>
          <w:rFonts w:ascii="Arial" w:hAnsi="Arial" w:cs="Arial"/>
        </w:rPr>
      </w:pPr>
    </w:p>
    <w:p w14:paraId="08E5E3EE" w14:textId="77777777" w:rsidR="00B95434" w:rsidRPr="00DF4041" w:rsidRDefault="00B95434" w:rsidP="005613AE">
      <w:pPr>
        <w:jc w:val="both"/>
        <w:rPr>
          <w:rFonts w:ascii="Arial" w:hAnsi="Arial" w:cs="Arial"/>
        </w:rPr>
      </w:pPr>
      <w:r>
        <w:rPr>
          <w:rFonts w:ascii="Arial" w:hAnsi="Arial" w:cs="Arial"/>
          <w:b/>
          <w:bCs/>
        </w:rPr>
        <w:t>Az egyéb általános költségek</w:t>
      </w:r>
      <w:r>
        <w:rPr>
          <w:rFonts w:ascii="Arial" w:hAnsi="Arial" w:cs="Arial"/>
        </w:rPr>
        <w:t xml:space="preserve"> között kell kimutatni a működés egyéb közvetett költségeit. </w:t>
      </w:r>
    </w:p>
    <w:p w14:paraId="7665D515" w14:textId="77777777" w:rsidR="00B95434" w:rsidRPr="00DF4041" w:rsidRDefault="00B95434" w:rsidP="005613AE">
      <w:pPr>
        <w:jc w:val="both"/>
        <w:rPr>
          <w:rFonts w:ascii="Arial" w:hAnsi="Arial" w:cs="Arial"/>
        </w:rPr>
      </w:pPr>
    </w:p>
    <w:p w14:paraId="3BAC8C9A" w14:textId="77777777" w:rsidR="00B95434" w:rsidRPr="00DF4041" w:rsidRDefault="00B95434" w:rsidP="005613AE">
      <w:pPr>
        <w:jc w:val="both"/>
        <w:rPr>
          <w:rFonts w:ascii="Arial" w:hAnsi="Arial" w:cs="Arial"/>
        </w:rPr>
      </w:pPr>
      <w:r>
        <w:rPr>
          <w:rFonts w:ascii="Arial" w:hAnsi="Arial" w:cs="Arial"/>
          <w:b/>
          <w:bCs/>
        </w:rPr>
        <w:lastRenderedPageBreak/>
        <w:t>A pénzügyi műveletek eredménye</w:t>
      </w:r>
      <w:r>
        <w:rPr>
          <w:rFonts w:ascii="Arial" w:hAnsi="Arial" w:cs="Arial"/>
        </w:rPr>
        <w:t xml:space="preserve"> a pénzügyi műveletek bevételeinek és ráfordításainak különbözete.</w:t>
      </w:r>
    </w:p>
    <w:p w14:paraId="659AC117" w14:textId="77777777" w:rsidR="00B95434" w:rsidRPr="00DF4041" w:rsidRDefault="00B95434" w:rsidP="005613AE">
      <w:pPr>
        <w:jc w:val="both"/>
        <w:rPr>
          <w:rFonts w:ascii="Arial" w:hAnsi="Arial" w:cs="Arial"/>
        </w:rPr>
      </w:pPr>
    </w:p>
    <w:p w14:paraId="7CEE84B1" w14:textId="77777777" w:rsidR="00B95434" w:rsidRPr="00DF4041" w:rsidRDefault="00B95434" w:rsidP="005613AE">
      <w:pPr>
        <w:jc w:val="both"/>
        <w:rPr>
          <w:rFonts w:ascii="Arial" w:hAnsi="Arial" w:cs="Arial"/>
        </w:rPr>
      </w:pPr>
      <w:r>
        <w:rPr>
          <w:rFonts w:ascii="Arial" w:hAnsi="Arial" w:cs="Arial"/>
        </w:rPr>
        <w:t>A pénzügyi műveletek bevételei közé tartoznak: a kapott (járó) osztalék és részesedés, a részesedésekből származó bevételek, árfolyamnyereségek, a befektetett pénzügyi eszközökből (értékpapírokból, kölcsönökből) származó bevételek, árfolyamnyereségek, az egyéb kapott (járó) kamatok és kamatjellegű bevételek, a pénzügyi műveletek egyéb bevételei.</w:t>
      </w:r>
    </w:p>
    <w:p w14:paraId="6565655F" w14:textId="77777777" w:rsidR="00B95434" w:rsidRPr="00DF4041" w:rsidRDefault="00B95434" w:rsidP="005613AE">
      <w:pPr>
        <w:jc w:val="both"/>
        <w:rPr>
          <w:rFonts w:ascii="Arial" w:hAnsi="Arial" w:cs="Arial"/>
        </w:rPr>
      </w:pPr>
    </w:p>
    <w:p w14:paraId="7DEEDD14" w14:textId="31FE587D" w:rsidR="00B95434" w:rsidRDefault="00B95434" w:rsidP="005613AE">
      <w:pPr>
        <w:jc w:val="both"/>
        <w:rPr>
          <w:rFonts w:ascii="Arial" w:hAnsi="Arial" w:cs="Arial"/>
        </w:rPr>
      </w:pPr>
      <w:r>
        <w:rPr>
          <w:rFonts w:ascii="Arial" w:hAnsi="Arial" w:cs="Arial"/>
        </w:rPr>
        <w:t xml:space="preserve">A pénzügyi műveletek ráfordításai közé tartoznak: részesedésekből származó ráfordítások, árfolyamveszteségek, a befektetett pénzügyi eszközökből (értékpapírokból, kölcsönökből) származó ráfordítások, árfolyamveszteségek, a fizetett (fizetendő) kamatok és kamatjellegű ráfordítások, a pénzügyi műveletek egyéb ráfordításai, a részesedések, az értékpapírok, a kölcsönök, bankbetétek értékvesztése.</w:t>
      </w:r>
    </w:p>
    <w:p w14:paraId="4FA433DD" w14:textId="77777777" w:rsidR="00B95434" w:rsidRDefault="00B95434" w:rsidP="005613AE">
      <w:pPr>
        <w:jc w:val="both"/>
        <w:rPr>
          <w:rFonts w:ascii="Arial" w:hAnsi="Arial" w:cs="Arial"/>
        </w:rPr>
      </w:pPr>
    </w:p>
    <w:p w14:paraId="1B364B2A" w14:textId="07B9F46E" w:rsidR="00B95434" w:rsidRDefault="00B95434" w:rsidP="005613AE">
      <w:pPr>
        <w:jc w:val="both"/>
        <w:rPr>
          <w:rFonts w:ascii="Arial" w:hAnsi="Arial" w:cs="Arial"/>
        </w:rPr>
      </w:pPr>
      <w:r>
        <w:rPr>
          <w:rFonts w:ascii="Arial" w:hAnsi="Arial" w:cs="Arial"/>
        </w:rPr>
        <w:t>A pénzügyi műveletek fenti bevétel, illetve ráfordítás kategóriáiban kell kimutatni - jellegének megfelelően - többek között:</w:t>
      </w:r>
    </w:p>
    <w:p w14:paraId="0CEE3E30"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befektetési és a forgatási célú értékpapírok, részesedések kapcsán felmerült kamatok, osztalékok, részesedések, árfolyamnyereségek és veszteségek kapott, járó, illetve fizetett, fizetendő, realizált összegét,</w:t>
      </w:r>
    </w:p>
    <w:p w14:paraId="2AD46632" w14:textId="2674C350"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tartós, valamint a rövid lejáratú kapott, illetve nyújtott kölcsönök, hitelek után fizetett, fizetendő, kapott, járó kamatok összegét (ide nem értve a negatív kamatot, amely tartalmában a betét kezeléséért, a pénz őrzéséért a hitelintézetnek fizetett szolgáltatási díj),</w:t>
      </w:r>
    </w:p>
    <w:p w14:paraId="31614CD4" w14:textId="0DDF72FF"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vásárolt vagy azzal azonosan kezelt követelések továbbértékesítése, törlesztése során befolyt összeg és a vételár különbözetében realizált árfolyamnyereséget vagy veszteséget,</w:t>
      </w:r>
    </w:p>
    <w:p w14:paraId="7CCD317C"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tartós kölcsönök és valamennyi vásárolt vagy azzal azonosan kezelt követelés elengedett, behajthatatlanként leírt összegét,</w:t>
      </w:r>
    </w:p>
    <w:p w14:paraId="66F06565" w14:textId="32BB61C6" w:rsidR="00B95434" w:rsidRPr="00DF4041" w:rsidRDefault="00B95434" w:rsidP="005613AE">
      <w:pPr>
        <w:tabs>
          <w:tab w:val="num" w:pos="240"/>
        </w:tabs>
        <w:spacing w:before="120"/>
        <w:ind w:left="238" w:hanging="238"/>
        <w:jc w:val="both"/>
        <w:rPr>
          <w:rFonts w:ascii="Arial" w:hAnsi="Arial" w:cs="Arial"/>
        </w:rPr>
      </w:pPr>
      <w:r>
        <w:rPr>
          <w:rFonts w:ascii="Arial" w:hAnsi="Arial" w:cs="Arial"/>
        </w:rPr>
        <w:sym w:font="Symbol" w:char="F0B7"/>
        <w:tab/>
        <w:t xml:space="preserve">a tartós kölcsönök, a vásárolt vagy azzal azonosan kezelt követelések, a befektetési és a forgatási célú értékpapírok, részesedések térítés nélküli átadását, átvételét, ajándékba, hagyatékként kapott, többletként fellelt összegét, hiányzó, megsemmisült összegét, az ilyen eszközökkel összefüggésben keletkezett tartozások elengedett, illetve harmadik fél által ellentételezés nélkül átvállalt összegét, azzal, hogy az ilyen címen bevételként elszámolt összegeket halasztott bevételként el kell határolni és az időbeli elhatárolást az eszköz könyv szerinti értékének arányában felmerült költségek, ráfordítások ellentételezésére, azok összegében, felmerülésének idejében lehet megszüntetni a bevételekkel szemben,</w:t>
      </w:r>
    </w:p>
    <w:p w14:paraId="2F6EBD91" w14:textId="43C6251E"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befektetési és a forgatási célú értékpapírok, részesedések, a tartós kölcsönök, valamennyi vásárolt vagy azzal azonosan kezelt követelés apportba adásakor, osztalékként történő átadásakor, tőkeleszállításkor vagyonkiadásként történő átadásakor, a könyv szerinti érték és a létesítő okirat szerinti, illetve a közgyűlés által megállapított érték közötti különbözetet,</w:t>
      </w:r>
    </w:p>
    <w:p w14:paraId="466B3067"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megszűnt részesedés ellenében kapott eszközök, illetve átvett kötelezettségek beszámítási értéke (közgyűlés által megállapított értéke, létesítő okirat, </w:t>
        <w:lastRenderedPageBreak/>
        <w:t xml:space="preserve">vagyonmérleg, vagyonfelosztási javaslat szerinti értéke, stb.) közötti különbözetnek a kivezetett részesedés könyv szerinti értékéhez képest fennálló eltérése összegét, </w:t>
      </w:r>
    </w:p>
    <w:p w14:paraId="192CB942"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devizaeszközök és a devizakötelezettségek átértékeléséből adódó összevont árfolyamkülönbözet, valamint a pénzügyi rendezésük kapcsán, a forgalomban realizált árfolyamkülönbözet – bekerülési értéket nem módosító – összegét,</w:t>
      </w:r>
    </w:p>
    <w:p w14:paraId="63CBEAA6" w14:textId="77777777" w:rsidR="00B95434" w:rsidRPr="00CD56F4" w:rsidRDefault="00B95434">
      <w:pPr>
        <w:numPr>
          <w:ilvl w:val="0"/>
          <w:numId w:val="22"/>
        </w:numPr>
        <w:tabs>
          <w:tab w:val="clear" w:pos="720"/>
          <w:tab w:val="num" w:pos="252"/>
        </w:tabs>
        <w:spacing w:before="120"/>
        <w:ind w:left="238" w:hanging="238"/>
        <w:jc w:val="both"/>
        <w:rPr>
          <w:rFonts w:ascii="Arial" w:hAnsi="Arial" w:cs="Arial"/>
          <w:highlight w:val="yellow"/>
        </w:rPr>
      </w:pPr>
      <w:r>
        <w:rPr>
          <w:rFonts w:ascii="Arial" w:hAnsi="Arial" w:cs="Arial"/>
        </w:rPr>
        <w:t xml:space="preserve">a származékos ügyletnek minősülő, fedezeti vagy nem fedezeti célú, határidős, opciós és swap ügyletek realizált, illetve várható eredményének a számviteli törvény szerint elszámolt összegét [a záráskori eredménybe beleértve továbbá a származékos leszállítási ügylet keretében beszerzett eszközök bekerülés (beszerzés) napján valós értékre történő átértékelése miatt keletkező különbözet összegét, valamint a származékos ügylet bekerüléséhez kapcsolódó költségek, díjbevételek időbeli elhatárolásának záráskori megszüntetését, továbbá, ha a vállalkozó nem alkalmazza a valós értéken történő értékelést, a nem pénzügyi eszköz eladásával teljesülő származékos ügyletek esetében az értékesítés nettó árbevételének módosításával szemben elszámolt, a nem pénzügyi eszköz kötési ára (árfolyama) és az ügylet zárása időpontjában érvényes piaci ára közötti különbözetet (az ügylet zárás napján érvényes valós értékét) is],</w:t>
      </w:r>
    </w:p>
    <w:p w14:paraId="20F5BBB2"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kapott, illetve fizetett opciós díjaknak az eszköz bekerülési értékében figyelembe nem vett összegét, azzal, hogy amennyiben az időbeli elhatárolásra kerül az ügylet zárásának időpontjáig, akkor az elhatárolás megszűntetésekor jelent csak tényleges bevételt vagy ráfordítást,</w:t>
      </w:r>
    </w:p>
    <w:p w14:paraId="0E2E69E4"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fizetési határidőn belüli pénzügyi rendezésért kapott, járó, fizetett, fizetendő utólagos engedmény összegét,</w:t>
      </w:r>
    </w:p>
    <w:p w14:paraId="25A11B95" w14:textId="77777777" w:rsidR="00B95434" w:rsidRDefault="00B95434">
      <w:pPr>
        <w:numPr>
          <w:ilvl w:val="0"/>
          <w:numId w:val="22"/>
        </w:numPr>
        <w:tabs>
          <w:tab w:val="clear" w:pos="720"/>
          <w:tab w:val="num" w:pos="240"/>
        </w:tabs>
        <w:spacing w:before="120"/>
        <w:ind w:left="240" w:hanging="240"/>
        <w:jc w:val="both"/>
        <w:rPr>
          <w:rFonts w:ascii="Arial" w:hAnsi="Arial" w:cs="Arial"/>
        </w:rPr>
      </w:pPr>
      <w:r>
        <w:rPr>
          <w:rFonts w:ascii="Arial" w:hAnsi="Arial" w:cs="Arial"/>
        </w:rPr>
        <w:t xml:space="preserve">a részesedések, az értékpapírok, a tartós kölcsönök, bankbetétek értékvesztését, és annak ráfordítást csökkentő tételként való visszaírását , stb.</w:t>
      </w:r>
    </w:p>
    <w:p w14:paraId="30ABEF1C" w14:textId="77777777" w:rsidR="00B95434" w:rsidRPr="00DF4041" w:rsidRDefault="00B95434" w:rsidP="005613AE">
      <w:pPr>
        <w:tabs>
          <w:tab w:val="num" w:pos="240"/>
        </w:tabs>
        <w:spacing w:before="120"/>
        <w:ind w:left="238" w:hanging="238"/>
        <w:jc w:val="both"/>
        <w:rPr>
          <w:rFonts w:ascii="Arial" w:hAnsi="Arial" w:cs="Arial"/>
        </w:rPr>
      </w:pPr>
    </w:p>
    <w:p w14:paraId="4F00BFB1" w14:textId="77777777" w:rsidR="00B95434" w:rsidRDefault="00B95434" w:rsidP="005613AE">
      <w:pPr>
        <w:jc w:val="both"/>
        <w:rPr>
          <w:rFonts w:ascii="Arial" w:hAnsi="Arial" w:cs="Arial"/>
          <w:b/>
          <w:bCs/>
        </w:rPr>
      </w:pPr>
    </w:p>
    <w:p w14:paraId="6AC6BDD1" w14:textId="7F810913" w:rsidR="00B95434" w:rsidRDefault="00B95434" w:rsidP="005613AE">
      <w:pPr>
        <w:jc w:val="both"/>
        <w:rPr>
          <w:rFonts w:ascii="Arial" w:hAnsi="Arial" w:cs="Arial"/>
        </w:rPr>
      </w:pPr>
      <w:r>
        <w:rPr>
          <w:rFonts w:ascii="Arial" w:hAnsi="Arial" w:cs="Arial"/>
          <w:b/>
          <w:bCs/>
        </w:rPr>
        <w:t>Kapott (járó) osztalék és részesedés</w:t>
      </w:r>
      <w:r>
        <w:rPr>
          <w:rFonts w:ascii="Arial" w:hAnsi="Arial" w:cs="Arial"/>
        </w:rPr>
        <w:t xml:space="preserve">címén a tulajdoni részesedést jelentő befektetés után a mérlegfordulónapjáig kapott, ismertté váltosztalék, részesedés, kamatozó részvények utáni kamat, bizalmi vagyonkezelés során a vagyonrendelőt megillető hozam összegét lehet kimutatni.</w:t>
      </w:r>
    </w:p>
    <w:p w14:paraId="656CF6EE" w14:textId="77777777" w:rsidR="00B95434" w:rsidRPr="00DF4041" w:rsidRDefault="00B95434" w:rsidP="005613AE">
      <w:pPr>
        <w:jc w:val="both"/>
        <w:rPr>
          <w:rFonts w:ascii="Arial" w:hAnsi="Arial" w:cs="Arial"/>
        </w:rPr>
      </w:pPr>
    </w:p>
    <w:p w14:paraId="2049F9FB" w14:textId="77777777" w:rsidR="00B95434" w:rsidRPr="00DF4041" w:rsidRDefault="00B95434" w:rsidP="005613AE">
      <w:pPr>
        <w:jc w:val="both"/>
        <w:rPr>
          <w:rFonts w:ascii="Arial" w:hAnsi="Arial" w:cs="Arial"/>
        </w:rPr>
      </w:pPr>
      <w:r>
        <w:rPr>
          <w:rFonts w:ascii="Arial" w:hAnsi="Arial" w:cs="Arial"/>
          <w:b/>
          <w:bCs/>
        </w:rPr>
        <w:t>Az adózás előtti eredmény</w:t>
      </w:r>
      <w:r>
        <w:rPr>
          <w:rFonts w:ascii="Arial" w:hAnsi="Arial" w:cs="Arial"/>
        </w:rPr>
        <w:t xml:space="preserve"> az üzemi (üzleti) tevékenység eredménye és a pénzügyi műveletek eredményének együttes összege.</w:t>
      </w:r>
    </w:p>
    <w:p w14:paraId="5107CCC7" w14:textId="77777777" w:rsidR="00B95434" w:rsidRPr="00DF4041" w:rsidRDefault="00B95434" w:rsidP="005613AE">
      <w:pPr>
        <w:jc w:val="both"/>
        <w:rPr>
          <w:rFonts w:ascii="Arial" w:hAnsi="Arial" w:cs="Arial"/>
        </w:rPr>
      </w:pPr>
    </w:p>
    <w:p w14:paraId="3347C9C8" w14:textId="2BB227AA" w:rsidR="00B95434" w:rsidRDefault="00B95434" w:rsidP="005613AE">
      <w:pPr>
        <w:jc w:val="both"/>
        <w:rPr>
          <w:ins w:id="67" w:author="Judit Biróné Zeller" w:date="2026-01-23T17:42:00Z" w16du:dateUtc="2026-01-23T16:42:00Z"/>
          <w:rFonts w:ascii="Arial" w:hAnsi="Arial" w:cs="Arial"/>
        </w:rPr>
      </w:pPr>
      <w:r>
        <w:rPr>
          <w:rFonts w:ascii="Arial" w:hAnsi="Arial" w:cs="Arial"/>
          <w:b/>
          <w:bCs/>
        </w:rPr>
        <w:t>Adófizetési kötelezettségként kell kimutatni</w:t>
      </w:r>
      <w:r>
        <w:rPr>
          <w:rFonts w:ascii="Arial" w:hAnsi="Arial" w:cs="Arial"/>
        </w:rPr>
        <w:t xml:space="preserve"> az üzleti év adózás előtti eredményét terhelő adó (ideértve különösen a társasági adót, az abba beszámítható külföldi adót, valamint az olyan külföldi adót, amelynek alapjául szolgáló jövedelem nemzetközi szerződés rendelkezése alapján mentes a társasági adó alól), a kisvállalati adó</w:t>
      </w:r>
      <w:ins w:id="68" w:author="Judit Biróné Zeller" w:date="2026-01-23T17:43:00Z" w16du:dateUtc="2026-01-23T16:43:00Z">
        <w:r>
          <w:rPr>
            <w:rFonts w:ascii="Arial" w:hAnsi="Arial" w:cs="Arial"/>
          </w:rPr>
          <w:t>,</w:t>
        </w:r>
      </w:ins>
      <w:r>
        <w:rPr>
          <w:rFonts w:ascii="Arial" w:hAnsi="Arial" w:cs="Arial"/>
        </w:rPr>
        <w:t xml:space="preserve"> </w:t>
      </w:r>
      <w:del w:id="69" w:author="Judit Biróné Zeller" w:date="2026-01-23T17:44:00Z" w16du:dateUtc="2026-01-23T16:44:00Z">
        <w:r>
          <w:rPr>
            <w:rFonts w:ascii="Arial" w:hAnsi="Arial" w:cs="Arial"/>
          </w:rPr>
          <w:delText>megállapított (bevallott, kivetett)</w:delText>
        </w:r>
      </w:del>
      <w:r>
        <w:rPr>
          <w:rFonts w:ascii="Arial" w:hAnsi="Arial" w:cs="Arial"/>
        </w:rPr>
        <w:t xml:space="preserve"> a globális minimum-adószintet biztosító kiegészítő adó megállapított (bevallott, kivetett</w:t>
      </w:r>
      <w:ins w:id="70" w:author="Judit Biróné Zeller" w:date="2026-01-23T17:43:00Z" w16du:dateUtc="2026-01-23T16:43:00Z">
        <w:r>
          <w:rPr>
            <w:rFonts w:ascii="Arial" w:hAnsi="Arial" w:cs="Arial"/>
          </w:rPr>
          <w:t>, várható</w:t>
        </w:r>
      </w:ins>
      <w:r>
        <w:rPr>
          <w:rFonts w:ascii="Arial" w:hAnsi="Arial" w:cs="Arial"/>
        </w:rPr>
        <w:t xml:space="preserve">) összegét.</w:t>
      </w:r>
    </w:p>
    <w:p w14:paraId="674012E3" w14:textId="2999A5E4" w:rsidR="00B63964" w:rsidDel="00B63964" w:rsidRDefault="00B63964" w:rsidP="005613AE">
      <w:pPr>
        <w:jc w:val="both"/>
        <w:rPr>
          <w:del w:id="71" w:author="Judit Biróné Zeller" w:date="2026-01-23T17:44:00Z" w16du:dateUtc="2026-01-23T16:44:00Z"/>
          <w:rFonts w:ascii="Arial" w:hAnsi="Arial" w:cs="Arial"/>
        </w:rPr>
      </w:pPr>
    </w:p>
    <w:p w14:paraId="0C86A67D" w14:textId="77777777" w:rsidR="006146F9" w:rsidRDefault="006146F9" w:rsidP="005613AE">
      <w:pPr>
        <w:jc w:val="both"/>
        <w:rPr>
          <w:rFonts w:ascii="Arial" w:hAnsi="Arial" w:cs="Arial"/>
        </w:rPr>
      </w:pPr>
    </w:p>
    <w:p w14:paraId="0D5CE32B" w14:textId="0F645357" w:rsidR="00B95434" w:rsidRPr="00DF4041" w:rsidRDefault="00B95434" w:rsidP="005613AE">
      <w:pPr>
        <w:jc w:val="both"/>
        <w:rPr>
          <w:rFonts w:ascii="Arial" w:hAnsi="Arial" w:cs="Arial"/>
        </w:rPr>
      </w:pPr>
      <w:r>
        <w:rPr>
          <w:rFonts w:ascii="Arial" w:hAnsi="Arial" w:cs="Arial"/>
          <w:b/>
          <w:bCs/>
        </w:rPr>
        <w:t>Az adózott eredmény</w:t>
      </w:r>
      <w:r>
        <w:rPr>
          <w:rFonts w:ascii="Arial" w:hAnsi="Arial" w:cs="Arial"/>
        </w:rPr>
        <w:t xml:space="preserve"> az adózás előtti eredmény és az adófizetési kötelezettség, különbözetével egyezik meg.</w:t>
      </w:r>
    </w:p>
    <w:p w14:paraId="3F8398BA" w14:textId="77777777" w:rsidR="00B95434" w:rsidRPr="00DF4041" w:rsidRDefault="00B95434" w:rsidP="005613AE">
      <w:pPr>
        <w:jc w:val="both"/>
        <w:rPr>
          <w:rFonts w:ascii="Arial" w:hAnsi="Arial" w:cs="Arial"/>
        </w:rPr>
      </w:pPr>
    </w:p>
    <w:p w14:paraId="3686E293" w14:textId="5C116253" w:rsidR="00B95434" w:rsidRDefault="00B95434" w:rsidP="005613AE">
      <w:pPr>
        <w:jc w:val="both"/>
        <w:rPr>
          <w:rFonts w:ascii="Arial" w:hAnsi="Arial" w:cs="Arial"/>
        </w:rPr>
      </w:pPr>
    </w:p>
    <w:p w14:paraId="21F5FA66" w14:textId="7CAF49D8" w:rsidR="00FC7876" w:rsidRDefault="00FC7876" w:rsidP="005613AE">
      <w:pPr>
        <w:jc w:val="both"/>
        <w:rPr>
          <w:rFonts w:ascii="Arial" w:hAnsi="Arial" w:cs="Arial"/>
        </w:rPr>
      </w:pPr>
    </w:p>
    <w:p w14:paraId="15C465BF" w14:textId="77777777" w:rsidR="00FC7876" w:rsidRDefault="00FC7876" w:rsidP="005613AE">
      <w:pPr>
        <w:jc w:val="both"/>
        <w:rPr>
          <w:rFonts w:ascii="Arial" w:hAnsi="Arial" w:cs="Arial"/>
        </w:rPr>
      </w:pPr>
    </w:p>
    <w:p w14:paraId="6FAEF46C" w14:textId="77777777" w:rsidR="00B95434" w:rsidRPr="0007707E" w:rsidRDefault="00B95434" w:rsidP="005613AE">
      <w:pPr>
        <w:jc w:val="center"/>
        <w:rPr>
          <w:rFonts w:ascii="Arial" w:hAnsi="Arial" w:cs="Arial"/>
          <w:b/>
          <w:bCs/>
        </w:rPr>
      </w:pPr>
      <w:r>
        <w:rPr>
          <w:rFonts w:ascii="Arial" w:hAnsi="Arial" w:cs="Arial"/>
          <w:b/>
          <w:bCs/>
        </w:rPr>
        <w:t>XIV. AZ ÜZLETI JELENTÉS TARTALMA</w:t>
      </w:r>
    </w:p>
    <w:p w14:paraId="25E3B6F7" w14:textId="77777777" w:rsidR="00B95434" w:rsidRDefault="00B95434" w:rsidP="005613AE">
      <w:pPr>
        <w:jc w:val="both"/>
        <w:rPr>
          <w:rFonts w:ascii="Arial" w:hAnsi="Arial" w:cs="Arial"/>
        </w:rPr>
      </w:pPr>
    </w:p>
    <w:p w14:paraId="24037FBB" w14:textId="4C42A9AC" w:rsidR="00FC7876" w:rsidRPr="0007707E" w:rsidRDefault="00B95434" w:rsidP="00FC7876">
      <w:pPr>
        <w:jc w:val="both"/>
        <w:rPr>
          <w:rFonts w:ascii="Arial" w:hAnsi="Arial" w:cs="Arial"/>
        </w:rPr>
      </w:pPr>
      <w:r>
        <w:rPr>
          <w:rFonts w:ascii="Arial" w:hAnsi="Arial" w:cs="Arial"/>
        </w:rPr>
        <w:t xml:space="preserve">Az éves beszámoló készítésére kötelezett gazdálkodók készítik el az üzleti jelentést az éves beszámolóval egyidejűleg. Az üzleti jelentés célja, hogy az éves beszámoló adatainak értékelésével úgy mutassa be a vállalkozó vagyoni, pénzügyi, jövedelmi helyzetét, az üzletmenetet, a vállalkozó tevékenysége során felmerülő főbb kockázatokkal és bizonytalanságokkal együtt, hogy ezekről - a múltbeli tény- és a várható jövőbeni adatok alapján - a tényleges körülményeknek megfelelő, megbízható és valós képet adjon. </w:t>
      </w:r>
    </w:p>
    <w:p w14:paraId="08DCF13C" w14:textId="77777777" w:rsidR="00B95434" w:rsidRPr="0007707E" w:rsidRDefault="00B95434" w:rsidP="005613AE">
      <w:pPr>
        <w:jc w:val="both"/>
        <w:rPr>
          <w:rFonts w:ascii="Arial" w:hAnsi="Arial" w:cs="Arial"/>
        </w:rPr>
      </w:pPr>
    </w:p>
    <w:p w14:paraId="1F1F39A1" w14:textId="77777777" w:rsidR="00B95434" w:rsidRPr="0007707E" w:rsidRDefault="00B95434" w:rsidP="005613AE">
      <w:pPr>
        <w:jc w:val="both"/>
        <w:rPr>
          <w:rFonts w:ascii="Arial" w:hAnsi="Arial" w:cs="Arial"/>
        </w:rPr>
      </w:pPr>
      <w:r>
        <w:rPr>
          <w:rFonts w:ascii="Arial" w:hAnsi="Arial" w:cs="Arial"/>
        </w:rPr>
        <w:t>Az üzleti jelentést magyarul kell elkészíteni és azt a hely és a kelet feltüntetésével a vállalkozó képviseletére jogosult személy köteles aláírni.</w:t>
      </w:r>
    </w:p>
    <w:p w14:paraId="0BF29D20" w14:textId="77777777" w:rsidR="00B95434" w:rsidRDefault="00B95434" w:rsidP="005613AE">
      <w:pPr>
        <w:jc w:val="both"/>
        <w:rPr>
          <w:rFonts w:ascii="Arial" w:hAnsi="Arial" w:cs="Arial"/>
        </w:rPr>
      </w:pPr>
    </w:p>
    <w:p w14:paraId="75827A9C" w14:textId="04343383" w:rsidR="00B95434" w:rsidRPr="0007707E" w:rsidRDefault="00B95434" w:rsidP="00FC7876">
      <w:pPr>
        <w:jc w:val="both"/>
        <w:rPr>
          <w:rFonts w:ascii="Arial" w:hAnsi="Arial" w:cs="Arial"/>
        </w:rPr>
      </w:pPr>
      <w:r>
        <w:rPr>
          <w:rFonts w:ascii="Arial" w:hAnsi="Arial" w:cs="Arial"/>
        </w:rPr>
        <w:t xml:space="preserve">Az üzleti jelentésnek, ahol szükséges, hivatkoznia kell és további magyarázatokat kell adnia az éves beszámolóban szereplő adatokra. </w:t>
      </w:r>
    </w:p>
    <w:p w14:paraId="29A6B666" w14:textId="77777777" w:rsidR="00B95434" w:rsidRDefault="00B95434" w:rsidP="005613AE">
      <w:pPr>
        <w:jc w:val="both"/>
        <w:rPr>
          <w:rFonts w:ascii="Arial" w:hAnsi="Arial" w:cs="Arial"/>
        </w:rPr>
      </w:pPr>
    </w:p>
    <w:p w14:paraId="7BB0271D" w14:textId="77777777" w:rsidR="00B95434" w:rsidRPr="0007707E" w:rsidRDefault="00B95434" w:rsidP="005613AE">
      <w:pPr>
        <w:jc w:val="both"/>
        <w:rPr>
          <w:rFonts w:ascii="Arial" w:hAnsi="Arial" w:cs="Arial"/>
        </w:rPr>
      </w:pPr>
      <w:r>
        <w:rPr>
          <w:rFonts w:ascii="Arial" w:hAnsi="Arial" w:cs="Arial"/>
        </w:rPr>
        <w:t>Az üzleti jelentésnek tartalmaznia kell:</w:t>
      </w:r>
    </w:p>
    <w:p w14:paraId="2FD98F5A" w14:textId="3473F79D" w:rsidR="00B95434" w:rsidRDefault="00B95434">
      <w:pPr>
        <w:numPr>
          <w:ilvl w:val="0"/>
          <w:numId w:val="21"/>
        </w:numPr>
        <w:spacing w:before="120"/>
        <w:ind w:left="714" w:hanging="357"/>
        <w:jc w:val="both"/>
        <w:rPr>
          <w:rFonts w:ascii="Arial" w:hAnsi="Arial" w:cs="Arial"/>
        </w:rPr>
      </w:pPr>
      <w:r>
        <w:rPr>
          <w:rFonts w:ascii="Arial" w:hAnsi="Arial" w:cs="Arial"/>
        </w:rPr>
        <w:t xml:space="preserve">a vállalkozó üzletmenetének fejlődéséről, teljesítményéről, illetve helyzetéről átfogó, a vállalkozó méretével és összetettségével összhangban álló elemzést (pénzügyi teljesítménymutatókkal alátámasztva). Az elemzésnek tartalmaznia kell – a vállalkozó fejlődésének, teljesítményének vagy helyzetének megértéséhez szükséges mértékben – minden olyan pénzügyi és ahol szükséges, minden olyan kulcsfontosságú, nem pénzügyi jellegű teljesítménymutatót, amely lényeges az adott üzleti társaság szempontjából.</w:t>
      </w:r>
    </w:p>
    <w:p w14:paraId="485D4770" w14:textId="77777777" w:rsidR="00B95434" w:rsidRDefault="00B95434">
      <w:pPr>
        <w:numPr>
          <w:ilvl w:val="0"/>
          <w:numId w:val="21"/>
        </w:numPr>
        <w:spacing w:before="120"/>
        <w:ind w:left="714" w:hanging="357"/>
        <w:rPr>
          <w:rFonts w:ascii="Arial" w:hAnsi="Arial" w:cs="Arial"/>
        </w:rPr>
      </w:pPr>
      <w:r>
        <w:rPr>
          <w:rFonts w:ascii="Arial" w:hAnsi="Arial" w:cs="Arial"/>
        </w:rPr>
        <w:t>a mérleg fordulónapja után bekövetkezett lényeges eseményeket, különösen jelentős folyamatokat,</w:t>
      </w:r>
    </w:p>
    <w:p w14:paraId="3D8A6210" w14:textId="77777777" w:rsidR="00B95434" w:rsidRDefault="00B95434">
      <w:pPr>
        <w:numPr>
          <w:ilvl w:val="0"/>
          <w:numId w:val="21"/>
        </w:numPr>
        <w:spacing w:before="120"/>
        <w:ind w:left="714" w:hanging="357"/>
        <w:rPr>
          <w:rFonts w:ascii="Arial" w:hAnsi="Arial" w:cs="Arial"/>
        </w:rPr>
      </w:pPr>
      <w:r>
        <w:rPr>
          <w:rFonts w:ascii="Arial" w:hAnsi="Arial" w:cs="Arial"/>
        </w:rPr>
        <w:t>a várható fejlődést (a gazdasági környezet ismert és várható fejlődése, a belső döntések várható hatása függvényében);</w:t>
      </w:r>
    </w:p>
    <w:p w14:paraId="00E0D981" w14:textId="77777777" w:rsidR="00B95434" w:rsidRDefault="00B95434">
      <w:pPr>
        <w:numPr>
          <w:ilvl w:val="0"/>
          <w:numId w:val="21"/>
        </w:numPr>
        <w:spacing w:before="120"/>
        <w:ind w:left="714" w:hanging="357"/>
        <w:rPr>
          <w:rFonts w:ascii="Arial" w:hAnsi="Arial" w:cs="Arial"/>
        </w:rPr>
      </w:pPr>
      <w:r>
        <w:rPr>
          <w:rFonts w:ascii="Arial" w:hAnsi="Arial" w:cs="Arial"/>
        </w:rPr>
        <w:t>a kutatás és a kísérleti fejlesztés területét;</w:t>
      </w:r>
    </w:p>
    <w:p w14:paraId="4D04ED99" w14:textId="77777777" w:rsidR="00B95434" w:rsidRDefault="00B95434">
      <w:pPr>
        <w:numPr>
          <w:ilvl w:val="0"/>
          <w:numId w:val="21"/>
        </w:numPr>
        <w:spacing w:before="120"/>
        <w:ind w:left="714" w:hanging="357"/>
        <w:rPr>
          <w:rFonts w:ascii="Arial" w:hAnsi="Arial" w:cs="Arial"/>
        </w:rPr>
      </w:pPr>
      <w:r>
        <w:rPr>
          <w:rFonts w:ascii="Arial" w:hAnsi="Arial" w:cs="Arial"/>
        </w:rPr>
        <w:t>a telephelyek bemutatását;</w:t>
      </w:r>
    </w:p>
    <w:p w14:paraId="511BE837" w14:textId="77777777" w:rsidR="00B95434" w:rsidRDefault="00B95434">
      <w:pPr>
        <w:numPr>
          <w:ilvl w:val="0"/>
          <w:numId w:val="21"/>
        </w:numPr>
        <w:spacing w:before="120"/>
        <w:ind w:left="714" w:hanging="357"/>
        <w:rPr>
          <w:rFonts w:ascii="Arial" w:hAnsi="Arial" w:cs="Arial"/>
        </w:rPr>
      </w:pPr>
      <w:r>
        <w:rPr>
          <w:rFonts w:ascii="Arial" w:hAnsi="Arial" w:cs="Arial"/>
        </w:rPr>
        <w:t>a vállalkozó által folytatott foglalkoztatáspolitikát;</w:t>
      </w:r>
    </w:p>
    <w:p w14:paraId="36A85EEC" w14:textId="77777777" w:rsidR="00B95434" w:rsidRDefault="00B95434">
      <w:pPr>
        <w:numPr>
          <w:ilvl w:val="0"/>
          <w:numId w:val="21"/>
        </w:numPr>
        <w:spacing w:before="120"/>
        <w:ind w:left="714" w:hanging="357"/>
        <w:jc w:val="both"/>
        <w:rPr>
          <w:rFonts w:ascii="Arial" w:hAnsi="Arial" w:cs="Arial"/>
        </w:rPr>
      </w:pPr>
      <w:r>
        <w:rPr>
          <w:rFonts w:ascii="Arial" w:hAnsi="Arial" w:cs="Arial"/>
        </w:rPr>
        <w:t>a környezetvédelemnek a vállalkozó pénzügyi helyzetét meghatározó, befolyásoló szerepét, a vállalkozó környezetvédelemmel kapcsolatos felelősségét; a környezetvédelem területén történt és várható fejlesztéseket, az ezzel összefüggő támogatásokat;</w:t>
      </w:r>
    </w:p>
    <w:p w14:paraId="744E4E83" w14:textId="77777777" w:rsidR="00B95434" w:rsidRDefault="00B95434">
      <w:pPr>
        <w:numPr>
          <w:ilvl w:val="0"/>
          <w:numId w:val="21"/>
        </w:numPr>
        <w:spacing w:before="120"/>
        <w:ind w:left="714" w:hanging="357"/>
        <w:jc w:val="both"/>
        <w:rPr>
          <w:rFonts w:ascii="Arial" w:hAnsi="Arial" w:cs="Arial"/>
        </w:rPr>
      </w:pPr>
      <w:r>
        <w:rPr>
          <w:rFonts w:ascii="Arial" w:hAnsi="Arial" w:cs="Arial"/>
        </w:rPr>
        <w:t>a környezetvédelem eszközei tekintetében a vállalkozó által alkalmazott politikát; a környezetvédelmi intézkedéseket, azok végrehajtásának alakulását.</w:t>
      </w:r>
    </w:p>
    <w:p w14:paraId="7B26DC11" w14:textId="77777777" w:rsidR="00B95434" w:rsidRDefault="00B95434">
      <w:pPr>
        <w:numPr>
          <w:ilvl w:val="0"/>
          <w:numId w:val="21"/>
        </w:numPr>
        <w:spacing w:before="120"/>
        <w:ind w:left="714" w:hanging="357"/>
        <w:jc w:val="both"/>
        <w:rPr>
          <w:rFonts w:ascii="Arial" w:hAnsi="Arial" w:cs="Arial"/>
        </w:rPr>
      </w:pPr>
      <w:r>
        <w:rPr>
          <w:rFonts w:ascii="Arial" w:hAnsi="Arial" w:cs="Arial"/>
        </w:rPr>
        <w:t>a pénzügyi instrumentumok hasznosítását (befektetési vagy forgatási célú minősítését, a valós értéken történő értékelés esetén az értékelés szempontjából történő besorolását, a származékos ügyletek fedezeti vagy nem fedezeti jellegét), ha az jelentős hatással van a vagyoni helyzetre,</w:t>
      </w:r>
    </w:p>
    <w:p w14:paraId="1CD56859" w14:textId="77777777" w:rsidR="00B95434" w:rsidRDefault="00B95434">
      <w:pPr>
        <w:numPr>
          <w:ilvl w:val="0"/>
          <w:numId w:val="21"/>
        </w:numPr>
        <w:spacing w:before="120"/>
        <w:ind w:left="714" w:hanging="357"/>
        <w:rPr>
          <w:rFonts w:ascii="Arial" w:hAnsi="Arial" w:cs="Arial"/>
        </w:rPr>
      </w:pPr>
      <w:r>
        <w:rPr>
          <w:rFonts w:ascii="Arial" w:hAnsi="Arial" w:cs="Arial"/>
        </w:rPr>
        <w:t>a kockázatkezelési politikát és a fedezeti ügylet politikát,</w:t>
      </w:r>
    </w:p>
    <w:p w14:paraId="4210CEA9" w14:textId="77777777" w:rsidR="00B95434" w:rsidRDefault="00B95434">
      <w:pPr>
        <w:numPr>
          <w:ilvl w:val="0"/>
          <w:numId w:val="21"/>
        </w:numPr>
        <w:spacing w:before="120"/>
        <w:ind w:left="714" w:hanging="357"/>
        <w:rPr>
          <w:rFonts w:ascii="Arial" w:hAnsi="Arial" w:cs="Arial"/>
        </w:rPr>
      </w:pPr>
      <w:r>
        <w:rPr>
          <w:rFonts w:ascii="Arial" w:hAnsi="Arial" w:cs="Arial"/>
        </w:rPr>
        <w:t>az ár-, hitel-, kamat-, likviditás- és cash-flow kockázatot (számszerűsítve is).</w:t>
      </w:r>
    </w:p>
    <w:p w14:paraId="19D5094E" w14:textId="77777777" w:rsidR="00B95434" w:rsidRDefault="00B95434">
      <w:pPr>
        <w:numPr>
          <w:ilvl w:val="0"/>
          <w:numId w:val="21"/>
        </w:numPr>
        <w:spacing w:before="120"/>
        <w:ind w:left="714" w:hanging="357"/>
        <w:jc w:val="both"/>
        <w:rPr>
          <w:rFonts w:ascii="Arial" w:hAnsi="Arial" w:cs="Arial"/>
        </w:rPr>
      </w:pPr>
      <w:r>
        <w:rPr>
          <w:rFonts w:ascii="Arial" w:hAnsi="Arial" w:cs="Arial"/>
        </w:rPr>
        <w:lastRenderedPageBreak/>
        <w:t xml:space="preserve">a számviteli törvény 95/A. §-ában foglalt információkat (a kibocsátott részvényekről, részesedésekről, a hozzájuk kapcsolódó jogokról, a befektetőkről, a vezető tisztségviselőkről és hatáskörükről, a lényeges megállapodásokról stb.), ha a vállalkozás szavazati jogot megtestesítő értékpapírjainak (kibocsátott részesedéseinek) tőzsdei kereskedelme engedélyezett az Európai Unió valamely tagállamának elismert (szabályozott) piacán (tőzsdéjén); </w:t>
      </w:r>
    </w:p>
    <w:p w14:paraId="6CFFB075" w14:textId="49179CC2" w:rsidR="008975EC" w:rsidRDefault="00C001EF">
      <w:pPr>
        <w:pStyle w:val="Listaszerbekezds"/>
        <w:numPr>
          <w:ilvl w:val="0"/>
          <w:numId w:val="21"/>
        </w:numPr>
        <w:rPr>
          <w:rFonts w:ascii="Arial" w:hAnsi="Arial" w:cs="Arial"/>
        </w:rPr>
      </w:pPr>
      <w:r>
        <w:rPr>
          <w:rFonts w:ascii="Arial" w:hAnsi="Arial" w:cs="Arial"/>
        </w:rPr>
        <w:t>ahol szükséges, hivatkozni kell és további magyarázatokat kell adni az éves beszámolóban szereplő adatokra.</w:t>
      </w:r>
    </w:p>
    <w:p w14:paraId="20B576B4" w14:textId="77777777" w:rsidR="008975EC" w:rsidRDefault="008975EC" w:rsidP="008975EC">
      <w:pPr>
        <w:rPr>
          <w:rFonts w:ascii="Arial" w:hAnsi="Arial" w:cs="Arial"/>
        </w:rPr>
      </w:pPr>
    </w:p>
    <w:p w14:paraId="4A9CF70A" w14:textId="77777777" w:rsidR="008975EC" w:rsidRDefault="008975EC" w:rsidP="008975EC">
      <w:pPr>
        <w:rPr>
          <w:rFonts w:ascii="Arial" w:hAnsi="Arial" w:cs="Arial"/>
        </w:rPr>
      </w:pPr>
    </w:p>
    <w:p w14:paraId="055A9716" w14:textId="15220D5F" w:rsidR="008975EC" w:rsidRPr="00416358" w:rsidRDefault="008975EC" w:rsidP="008975EC">
      <w:pPr>
        <w:rPr>
          <w:rFonts w:ascii="Arial" w:hAnsi="Arial" w:cs="Arial"/>
          <w:color w:val="FF0000"/>
        </w:rPr>
      </w:pPr>
      <w:r>
        <w:rPr>
          <w:rFonts w:ascii="Arial" w:hAnsi="Arial" w:cs="Arial"/>
          <w:color w:val="FF0000"/>
        </w:rPr>
        <w:t>VÁLASZTANI KELLAZ ALÁBBIAK KÖZÜL</w:t>
      </w:r>
    </w:p>
    <w:p w14:paraId="1CD2BBFF" w14:textId="5FEF0A7D" w:rsidR="00B95434" w:rsidRDefault="00B95434">
      <w:pPr>
        <w:numPr>
          <w:ilvl w:val="0"/>
          <w:numId w:val="21"/>
        </w:numPr>
        <w:spacing w:before="120"/>
        <w:ind w:left="714" w:hanging="357"/>
        <w:jc w:val="both"/>
        <w:rPr>
          <w:rFonts w:ascii="Arial" w:hAnsi="Arial" w:cs="Arial"/>
        </w:rPr>
      </w:pPr>
      <w:r>
        <w:rPr>
          <w:rFonts w:ascii="Arial" w:hAnsi="Arial" w:cs="Arial"/>
          <w:color w:val="0070C0"/>
        </w:rPr>
        <w:t xml:space="preserve">a Vállalatirányítási nyilatkozatot, a Számviteli törvény 95/B. §-a szerinti tartalommal, ha a vállalkozás átruházható értékpapírjait az Európai Gazdasági Térség valamely államának szabályozott piacán kereskedésre befogadták</w:t>
      </w:r>
      <w:r>
        <w:rPr>
          <w:rFonts w:ascii="Arial" w:hAnsi="Arial" w:cs="Arial"/>
        </w:rPr>
        <w:t>;</w:t>
      </w:r>
    </w:p>
    <w:p w14:paraId="6E3BCBF1" w14:textId="77777777" w:rsidR="00416358" w:rsidRDefault="00416358" w:rsidP="008975EC">
      <w:pPr>
        <w:spacing w:before="120"/>
        <w:jc w:val="both"/>
        <w:rPr>
          <w:rFonts w:ascii="Arial" w:hAnsi="Arial" w:cs="Arial"/>
        </w:rPr>
      </w:pPr>
    </w:p>
    <w:p w14:paraId="2B6EA9C8" w14:textId="3A6921A0" w:rsidR="008975EC" w:rsidRPr="00416358" w:rsidRDefault="008975EC" w:rsidP="008975EC">
      <w:pPr>
        <w:spacing w:before="120"/>
        <w:jc w:val="both"/>
        <w:rPr>
          <w:rFonts w:ascii="Arial" w:hAnsi="Arial" w:cs="Arial"/>
          <w:color w:val="FF0000"/>
        </w:rPr>
      </w:pPr>
      <w:r>
        <w:rPr>
          <w:rFonts w:ascii="Arial" w:hAnsi="Arial" w:cs="Arial"/>
          <w:color w:val="FF0000"/>
        </w:rPr>
        <w:t>HA AZ ÖN VÁLLALKOZÁSA NEM OLYAN VÁLLALKOZÓ, AMELYNEK ÁTRUHÁZHATÓ ÉRTÉKPAPÍRJAIT AZ EURÓPAI GAZDASÁGI TÉRSÉG VALAMELY ÁLLAMÁNAK SZABÁLYOZOTT PIACÁN KERESKEDÉSRE BEFOGADTÁK EZT A PONTOT TÖRÖLJE, MERT EZ A § NEM VONATKOZIK VÁLLALKOZÁSÁRA</w:t>
      </w:r>
    </w:p>
    <w:p w14:paraId="5E30BF0D" w14:textId="58090345"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 xml:space="preserve">A Fenntarthatósági jelentést a Számviteli törvény 95/E.§ szerinti tartalommal, ha az üzleti évet megelőző két – egymást követő – üzleti évben a mérleg fordulónapján a következő három mutatóérték közül bármelyik kettő meghaladta az alábbi határértéket:</w:t>
      </w:r>
    </w:p>
    <w:p w14:paraId="16BCBA56" w14:textId="333EB9D5"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aa) a mérlegfőösszeg a 10 000 millió forintot,</w:t>
      </w:r>
    </w:p>
    <w:p w14:paraId="3842E978" w14:textId="1EF457C5"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ab) az éves nettó árbevétel a 20 000 millió forintot,</w:t>
      </w:r>
    </w:p>
    <w:p w14:paraId="71C7AE24" w14:textId="4CBF0DC8" w:rsidR="00333E5D" w:rsidRPr="002A0C7F" w:rsidRDefault="00333E5D">
      <w:pPr>
        <w:numPr>
          <w:ilvl w:val="0"/>
          <w:numId w:val="21"/>
        </w:numPr>
        <w:spacing w:before="120"/>
        <w:jc w:val="both"/>
        <w:rPr>
          <w:rFonts w:ascii="Arial" w:hAnsi="Arial" w:cs="Arial"/>
          <w:color w:val="0070C0"/>
        </w:rPr>
      </w:pPr>
      <w:r>
        <w:rPr>
          <w:rFonts w:ascii="Arial" w:hAnsi="Arial" w:cs="Arial"/>
          <w:color w:val="0070C0"/>
        </w:rPr>
        <w:t>ac) az üzleti évben átlagosan foglalkoztatottak száma a 250 főt, vagy</w:t>
      </w:r>
    </w:p>
    <w:p w14:paraId="52626552" w14:textId="77777777" w:rsidR="00C001EF" w:rsidRPr="002A0C7F" w:rsidRDefault="00C001EF">
      <w:pPr>
        <w:numPr>
          <w:ilvl w:val="0"/>
          <w:numId w:val="21"/>
        </w:numPr>
        <w:spacing w:before="120"/>
        <w:jc w:val="both"/>
        <w:rPr>
          <w:rFonts w:ascii="Arial" w:hAnsi="Arial" w:cs="Arial"/>
          <w:color w:val="0070C0"/>
        </w:rPr>
      </w:pPr>
      <w:r>
        <w:rPr>
          <w:rFonts w:ascii="Arial" w:hAnsi="Arial" w:cs="Arial"/>
          <w:color w:val="0070C0"/>
        </w:rPr>
        <w:t xml:space="preserve">és átruházható értékpapírjait az Európai Gazdasági Térség valamely államának szabályozott piacán kereskedésre befogadták,</w:t>
      </w:r>
    </w:p>
    <w:p w14:paraId="6AFD134C" w14:textId="77777777" w:rsidR="002A0C7F" w:rsidRPr="002A0C7F" w:rsidRDefault="002A0C7F" w:rsidP="005613AE">
      <w:pPr>
        <w:jc w:val="both"/>
        <w:rPr>
          <w:rFonts w:ascii="Arial" w:hAnsi="Arial" w:cs="Arial"/>
          <w:color w:val="0070C0"/>
        </w:rPr>
      </w:pPr>
    </w:p>
    <w:p w14:paraId="29ED3B93" w14:textId="6CCF625A" w:rsidR="00B95434" w:rsidRPr="002A0C7F" w:rsidRDefault="00C001EF" w:rsidP="005613AE">
      <w:pPr>
        <w:jc w:val="both"/>
        <w:rPr>
          <w:rFonts w:ascii="Arial" w:hAnsi="Arial" w:cs="Arial"/>
          <w:color w:val="0070C0"/>
        </w:rPr>
      </w:pPr>
      <w:r>
        <w:rPr>
          <w:rFonts w:ascii="Arial" w:hAnsi="Arial" w:cs="Arial"/>
          <w:color w:val="0070C0"/>
        </w:rPr>
        <w:t>továbbá beszámol a kulcsfontosságú immateriális erőforrásokra vonatkozó információkról, valamint bemutatja, hogy üzleti modellje hogyan függ alapvető módon ezektől az erőforrásoktól, és hogy ezek az erőforrások hogyan jelentik számára az értékteremtés forrásait</w:t>
      </w:r>
    </w:p>
    <w:p w14:paraId="15AB9B91" w14:textId="77777777" w:rsidR="00416358" w:rsidRDefault="00416358" w:rsidP="005613AE">
      <w:pPr>
        <w:jc w:val="both"/>
        <w:rPr>
          <w:rFonts w:ascii="Arial" w:hAnsi="Arial" w:cs="Arial"/>
        </w:rPr>
      </w:pPr>
    </w:p>
    <w:p w14:paraId="7BF85B7C" w14:textId="18416141" w:rsidR="0070485E" w:rsidRPr="002A0C7F" w:rsidRDefault="001E7AD3" w:rsidP="005613AE">
      <w:pPr>
        <w:jc w:val="both"/>
        <w:rPr>
          <w:rFonts w:ascii="Arial" w:hAnsi="Arial" w:cs="Arial"/>
          <w:color w:val="FF0000"/>
        </w:rPr>
      </w:pPr>
      <w:r>
        <w:rPr>
          <w:rFonts w:ascii="Arial" w:hAnsi="Arial" w:cs="Arial"/>
          <w:color w:val="FF0000"/>
        </w:rPr>
        <w:t>HA AZ ÖN VÁLLALKOZÁSÁRA AZ ELŐZŐEK ALAPJÁN NEM TERJED KI A TÖRVÉNY HATÁLYA, AKKOR EZ A PONTOT TÖRÖLJE.</w:t>
      </w:r>
    </w:p>
    <w:p w14:paraId="22154672" w14:textId="77777777" w:rsidR="001E7AD3" w:rsidRDefault="001E7AD3" w:rsidP="005613AE">
      <w:pPr>
        <w:jc w:val="both"/>
        <w:rPr>
          <w:rFonts w:ascii="Arial" w:hAnsi="Arial" w:cs="Arial"/>
        </w:rPr>
      </w:pPr>
    </w:p>
    <w:p w14:paraId="5FCA2FB4" w14:textId="6AC8B20D" w:rsidR="001E7AD3" w:rsidRPr="002A0C7F" w:rsidRDefault="001E7AD3" w:rsidP="005613AE">
      <w:pPr>
        <w:jc w:val="both"/>
        <w:rPr>
          <w:rFonts w:ascii="Arial" w:hAnsi="Arial" w:cs="Arial"/>
          <w:color w:val="FF0000"/>
        </w:rPr>
      </w:pPr>
      <w:r>
        <w:rPr>
          <w:rFonts w:ascii="Arial" w:hAnsi="Arial" w:cs="Arial"/>
          <w:color w:val="FF0000"/>
        </w:rPr>
        <w:t xml:space="preserve">HA AZ ÖN VÁLLALKOZÁSA AZ ELŐZŐEK ALAPJÁN FENNTARTHATÓSÁGI JELENTÉS KÉSZÍTÉSÉRE KÖTELEZETT, DE MENTESSÉGE MIATT MÉGSEM KELL ILYET KÉSZÍTNIE, AKKOR AZ ALÁBBIAK KÖZÜL VÁLASSZA KI AZ ÖNRE VONATKOZÓ SZÖVEGET: </w:t>
      </w:r>
    </w:p>
    <w:p w14:paraId="1E9FE9CF" w14:textId="77777777" w:rsidR="002A0C7F" w:rsidRDefault="002A0C7F" w:rsidP="005613AE">
      <w:pPr>
        <w:jc w:val="both"/>
        <w:rPr>
          <w:rFonts w:ascii="Arial" w:hAnsi="Arial" w:cs="Arial"/>
        </w:rPr>
      </w:pPr>
    </w:p>
    <w:p w14:paraId="2FF08351" w14:textId="6C5AE8AE" w:rsidR="001E7AD3" w:rsidRPr="002A0C7F" w:rsidRDefault="001E7AD3" w:rsidP="005613AE">
      <w:pPr>
        <w:jc w:val="both"/>
        <w:rPr>
          <w:rFonts w:ascii="Arial" w:hAnsi="Arial" w:cs="Arial"/>
          <w:color w:val="0070C0"/>
        </w:rPr>
      </w:pPr>
      <w:r>
        <w:rPr>
          <w:rFonts w:ascii="Arial" w:hAnsi="Arial" w:cs="Arial"/>
          <w:color w:val="0070C0"/>
        </w:rPr>
        <w:t>Vállalkozásunk mentesül a fenntarthatósági jelentés készítésének kötelezettsége alól, mert</w:t>
      </w:r>
    </w:p>
    <w:p w14:paraId="1C9467DD" w14:textId="77777777" w:rsidR="001E7AD3" w:rsidRPr="002A0C7F" w:rsidRDefault="001E7AD3" w:rsidP="005613AE">
      <w:pPr>
        <w:jc w:val="both"/>
        <w:rPr>
          <w:rFonts w:ascii="Arial" w:hAnsi="Arial" w:cs="Arial"/>
          <w:color w:val="0070C0"/>
        </w:rPr>
      </w:pPr>
    </w:p>
    <w:p w14:paraId="270CA29A" w14:textId="481E43C8" w:rsidR="001E7AD3" w:rsidRPr="002A0C7F" w:rsidRDefault="001E7AD3" w:rsidP="001E7AD3">
      <w:pPr>
        <w:jc w:val="both"/>
        <w:rPr>
          <w:rFonts w:ascii="Arial" w:hAnsi="Arial" w:cs="Arial"/>
          <w:color w:val="0070C0"/>
        </w:rPr>
      </w:pPr>
      <w:r>
        <w:rPr>
          <w:rFonts w:ascii="Arial" w:hAnsi="Arial" w:cs="Arial"/>
          <w:color w:val="0070C0"/>
        </w:rPr>
        <w:t xml:space="preserve">az anyavállalat által elkészített összevont (konszolidált) fenntarthatósági jelentésében a leányvállalat és annak leányvállalatai is szerepelnek.</w:t>
      </w:r>
    </w:p>
    <w:p w14:paraId="395A0E89" w14:textId="77777777" w:rsidR="00AF566A" w:rsidRPr="002A0C7F" w:rsidRDefault="00AF566A" w:rsidP="001E7AD3">
      <w:pPr>
        <w:jc w:val="both"/>
        <w:rPr>
          <w:rFonts w:ascii="Arial" w:hAnsi="Arial" w:cs="Arial"/>
          <w:color w:val="FF0000"/>
        </w:rPr>
      </w:pPr>
    </w:p>
    <w:p w14:paraId="1F30D42A" w14:textId="1EB8F9F6" w:rsidR="00AF566A" w:rsidRPr="002A0C7F" w:rsidRDefault="00AF566A" w:rsidP="001E7AD3">
      <w:pPr>
        <w:jc w:val="both"/>
        <w:rPr>
          <w:rFonts w:ascii="Arial" w:hAnsi="Arial" w:cs="Arial"/>
          <w:color w:val="FF0000"/>
        </w:rPr>
      </w:pPr>
      <w:r>
        <w:rPr>
          <w:rFonts w:ascii="Arial" w:hAnsi="Arial" w:cs="Arial"/>
          <w:color w:val="FF0000"/>
        </w:rPr>
        <w:t>VAGY</w:t>
      </w:r>
    </w:p>
    <w:p w14:paraId="2AC6BE0C" w14:textId="77777777" w:rsidR="001E7AD3" w:rsidRPr="002A0C7F" w:rsidRDefault="001E7AD3" w:rsidP="001E7AD3">
      <w:pPr>
        <w:jc w:val="both"/>
        <w:rPr>
          <w:rFonts w:ascii="Arial" w:hAnsi="Arial" w:cs="Arial"/>
          <w:color w:val="0070C0"/>
        </w:rPr>
      </w:pPr>
    </w:p>
    <w:p w14:paraId="25758C81" w14:textId="720F3D6E" w:rsidR="001E7AD3" w:rsidRPr="002A0C7F" w:rsidRDefault="001E7AD3" w:rsidP="001E7AD3">
      <w:pPr>
        <w:jc w:val="both"/>
        <w:rPr>
          <w:rFonts w:ascii="Arial" w:hAnsi="Arial" w:cs="Arial"/>
          <w:color w:val="0070C0"/>
        </w:rPr>
      </w:pPr>
      <w:r>
        <w:rPr>
          <w:rFonts w:ascii="Arial" w:hAnsi="Arial" w:cs="Arial"/>
          <w:color w:val="0070C0"/>
        </w:rPr>
        <w:t>vállalkozásunk az uniós tagállam jogának hatálya alá tartozó anyavállalat leányvállalata, és az anyavállalat fenntarthatósági beszámolási standardokkal összhangban elkészített összevont (konszolidált) fenntarthatósági jelentésében a leányvállalat és annak leányvállalatai is szerepelnek.</w:t>
      </w:r>
    </w:p>
    <w:p w14:paraId="4E5E7AA1" w14:textId="77777777" w:rsidR="00AF566A" w:rsidRPr="002A0C7F" w:rsidRDefault="00AF566A" w:rsidP="001E7AD3">
      <w:pPr>
        <w:jc w:val="both"/>
        <w:rPr>
          <w:rFonts w:ascii="Arial" w:hAnsi="Arial" w:cs="Arial"/>
          <w:color w:val="0070C0"/>
        </w:rPr>
      </w:pPr>
    </w:p>
    <w:p w14:paraId="3C9BD075" w14:textId="1B2B526E" w:rsidR="00AF566A" w:rsidRPr="002A0C7F" w:rsidRDefault="00AF566A" w:rsidP="001E7AD3">
      <w:pPr>
        <w:jc w:val="both"/>
        <w:rPr>
          <w:rFonts w:ascii="Arial" w:hAnsi="Arial" w:cs="Arial"/>
          <w:color w:val="FF0000"/>
        </w:rPr>
      </w:pPr>
      <w:r>
        <w:rPr>
          <w:rFonts w:ascii="Arial" w:hAnsi="Arial" w:cs="Arial"/>
          <w:color w:val="FF0000"/>
        </w:rPr>
        <w:t>VAGY</w:t>
      </w:r>
    </w:p>
    <w:p w14:paraId="299C08E8" w14:textId="77777777" w:rsidR="001E7AD3" w:rsidRPr="002A0C7F" w:rsidRDefault="001E7AD3" w:rsidP="001E7AD3">
      <w:pPr>
        <w:jc w:val="both"/>
        <w:rPr>
          <w:rFonts w:ascii="Arial" w:hAnsi="Arial" w:cs="Arial"/>
          <w:color w:val="0070C0"/>
        </w:rPr>
      </w:pPr>
    </w:p>
    <w:p w14:paraId="620E702A" w14:textId="3B0D4B37" w:rsidR="001E7AD3" w:rsidRPr="002A0C7F" w:rsidRDefault="001E7AD3" w:rsidP="001E7AD3">
      <w:pPr>
        <w:jc w:val="both"/>
        <w:rPr>
          <w:rFonts w:ascii="Arial" w:hAnsi="Arial" w:cs="Arial"/>
          <w:color w:val="0070C0"/>
        </w:rPr>
      </w:pPr>
      <w:r>
        <w:rPr>
          <w:rFonts w:ascii="Arial" w:hAnsi="Arial" w:cs="Arial"/>
          <w:color w:val="0070C0"/>
        </w:rPr>
        <w:t xml:space="preserve">vállalkozásunk az uniós tagállam jogának hatálya alá nem tartozó anyavállalat leányvállalata, és az anyavállalat a fenntarthatósági beszámolási standardokkal összhangban, vagy azokkal egyenértékű – a 2004/109/EK európai parlamenti és tanácsi irányelv 23. cikk (4) bekezdés harmadik albekezdése értelmében elfogadott, a fenntarthatósági beszámolási standardok egyenértékűségéről szóló végrehajtási jogi aktussal összhangban meghatározott – módon elkészített összevont (konszolidált) fenntarthatósági jelentésében a leányvállalat és annak leányvállalatai is szerepelnek.</w:t>
      </w:r>
    </w:p>
    <w:p w14:paraId="6B8AE163" w14:textId="77777777" w:rsidR="00AF566A" w:rsidRPr="002A0C7F" w:rsidRDefault="00AF566A" w:rsidP="001E7AD3">
      <w:pPr>
        <w:jc w:val="both"/>
        <w:rPr>
          <w:rFonts w:ascii="Arial" w:hAnsi="Arial" w:cs="Arial"/>
          <w:color w:val="0070C0"/>
        </w:rPr>
      </w:pPr>
    </w:p>
    <w:p w14:paraId="29B6B34C" w14:textId="72C1B0BF" w:rsidR="00AF566A" w:rsidRPr="002A0C7F" w:rsidRDefault="00AF566A" w:rsidP="001E7AD3">
      <w:pPr>
        <w:jc w:val="both"/>
        <w:rPr>
          <w:rFonts w:ascii="Arial" w:hAnsi="Arial" w:cs="Arial"/>
          <w:color w:val="FF0000"/>
        </w:rPr>
      </w:pPr>
      <w:r>
        <w:rPr>
          <w:rFonts w:ascii="Arial" w:hAnsi="Arial" w:cs="Arial"/>
          <w:color w:val="FF0000"/>
        </w:rPr>
        <w:t>ÉS</w:t>
      </w:r>
    </w:p>
    <w:p w14:paraId="5EF1EAD3" w14:textId="77777777" w:rsidR="001E7AD3" w:rsidRPr="002A0C7F" w:rsidRDefault="001E7AD3" w:rsidP="001E7AD3">
      <w:pPr>
        <w:jc w:val="both"/>
        <w:rPr>
          <w:rFonts w:ascii="Arial" w:hAnsi="Arial" w:cs="Arial"/>
          <w:color w:val="0070C0"/>
        </w:rPr>
      </w:pPr>
    </w:p>
    <w:p w14:paraId="79631001" w14:textId="1F0331FE" w:rsidR="001E7AD3" w:rsidRDefault="00AF566A" w:rsidP="001E7AD3">
      <w:pPr>
        <w:jc w:val="both"/>
        <w:rPr>
          <w:rFonts w:ascii="Arial" w:hAnsi="Arial" w:cs="Arial"/>
          <w:color w:val="0070C0"/>
        </w:rPr>
      </w:pPr>
      <w:r>
        <w:rPr>
          <w:rFonts w:ascii="Arial" w:hAnsi="Arial" w:cs="Arial"/>
          <w:color w:val="0070C0"/>
        </w:rPr>
        <w:t xml:space="preserve">A mentesítésből következően az üzleti jelentés tartalmazza annak az anyavállalatnak a nevét és székhelyét, amely csoportszinten készít fenntarthatósági jelentést a számviteli törvényben meghatározott módon, és az anyavállalat összevont (konszolidált) üzleti jelentésére vagy adott esetben az anyavállalat összevont (konszolidált) fenntarthatósági jelentésére, és a kapcsolódó bizonyossági véleményre mutató internetes hivatkozásokat.</w:t>
      </w:r>
    </w:p>
    <w:p w14:paraId="6374F4FC" w14:textId="77777777" w:rsidR="00F70C5B" w:rsidRDefault="00F70C5B" w:rsidP="001E7AD3">
      <w:pPr>
        <w:jc w:val="both"/>
        <w:rPr>
          <w:ins w:id="72" w:author="Judit Biróné Zeller" w:date="2026-01-22T18:04:00Z" w16du:dateUtc="2026-01-22T17:04:00Z"/>
          <w:rFonts w:ascii="Arial" w:hAnsi="Arial" w:cs="Arial"/>
          <w:color w:val="0070C0"/>
        </w:rPr>
      </w:pPr>
    </w:p>
    <w:p w14:paraId="35496F4D" w14:textId="342496FA" w:rsidR="00F70C5B" w:rsidRDefault="00F70C5B" w:rsidP="001E7AD3">
      <w:pPr>
        <w:jc w:val="both"/>
        <w:rPr>
          <w:ins w:id="73" w:author="Judit Biróné Zeller" w:date="2026-01-22T18:04:00Z" w16du:dateUtc="2026-01-22T17:04:00Z"/>
          <w:rFonts w:ascii="Arial" w:hAnsi="Arial" w:cs="Arial"/>
          <w:color w:val="0070C0"/>
        </w:rPr>
      </w:pPr>
      <w:ins w:id="74" w:author="Judit Biróné Zeller" w:date="2026-01-22T18:04:00Z" w16du:dateUtc="2026-01-22T17:04:00Z">
        <w:r>
          <w:rPr>
            <w:rFonts w:ascii="Arial" w:hAnsi="Arial" w:cs="Arial"/>
            <w:color w:val="0070C0"/>
          </w:rPr>
          <w:t>VAGY</w:t>
        </w:r>
      </w:ins>
    </w:p>
    <w:p w14:paraId="0BBE0A4A" w14:textId="77777777" w:rsidR="00F70C5B" w:rsidRDefault="00F70C5B" w:rsidP="001E7AD3">
      <w:pPr>
        <w:jc w:val="both"/>
        <w:rPr>
          <w:ins w:id="75" w:author="Judit Biróné Zeller" w:date="2026-01-22T18:04:00Z" w16du:dateUtc="2026-01-22T17:04:00Z"/>
          <w:rFonts w:ascii="Arial" w:hAnsi="Arial" w:cs="Arial"/>
          <w:color w:val="0070C0"/>
        </w:rPr>
      </w:pPr>
    </w:p>
    <w:p w14:paraId="1BBF7C4B" w14:textId="21ABC877" w:rsidR="00F70C5B" w:rsidRPr="002A0C7F" w:rsidRDefault="00F70C5B" w:rsidP="00F70C5B">
      <w:pPr>
        <w:jc w:val="both"/>
        <w:rPr>
          <w:rFonts w:ascii="Arial" w:hAnsi="Arial" w:cs="Arial"/>
          <w:color w:val="0070C0"/>
        </w:rPr>
      </w:pPr>
      <w:ins w:id="76" w:author="Judit Biróné Zeller" w:date="2026-01-22T18:04:00Z" w16du:dateUtc="2026-01-22T17:04:00Z">
        <w:r>
          <w:rPr>
            <w:rFonts w:ascii="Arial" w:hAnsi="Arial" w:cs="Arial"/>
            <w:color w:val="0070C0"/>
          </w:rPr>
          <w:t xml:space="preserve">Vállalkozásunk összevont (konszolidált) fenntarthatósági jelentést készítő anyavállalat, ezért mentesül az egyedi fenntarthatósági jelentés készítése alól</w:t>
        </w:r>
      </w:ins>
      <w:ins w:id="77" w:author="Judit Biróné Zeller" w:date="2026-01-22T18:05:00Z" w16du:dateUtc="2026-01-22T17:05:00Z">
        <w:r>
          <w:rPr>
            <w:rFonts w:ascii="Arial" w:hAnsi="Arial" w:cs="Arial"/>
            <w:color w:val="0070C0"/>
          </w:rPr>
          <w:t xml:space="preserve">. </w:t>
        </w:r>
      </w:ins>
      <w:ins w:id="78" w:author="Judit Biróné Zeller" w:date="2026-01-22T18:10:00Z" w16du:dateUtc="2026-01-22T17:10:00Z">
        <w:r>
          <w:rPr>
            <w:rFonts w:ascii="Arial" w:hAnsi="Arial" w:cs="Arial"/>
            <w:color w:val="0070C0"/>
          </w:rPr>
          <w:t>E</w:t>
        </w:r>
      </w:ins>
      <w:ins w:id="79" w:author="Judit Biróné Zeller" w:date="2026-01-22T18:05:00Z" w16du:dateUtc="2026-01-22T17:05:00Z">
        <w:r>
          <w:rPr>
            <w:rFonts w:ascii="Arial" w:hAnsi="Arial" w:cs="Arial"/>
            <w:color w:val="0070C0"/>
          </w:rPr>
          <w:t xml:space="preserve">zen mentessége alól </w:t>
        </w:r>
      </w:ins>
      <w:ins w:id="80" w:author="Judit Biróné Zeller" w:date="2026-01-22T18:04:00Z" w16du:dateUtc="2026-01-22T17:04:00Z">
        <w:r>
          <w:rPr>
            <w:rFonts w:ascii="Arial" w:hAnsi="Arial" w:cs="Arial"/>
            <w:color w:val="0070C0"/>
          </w:rPr>
          <w:t>üzleti jelentése tartalmazza az összevont (konszolidált) fenntarthatósági jelentés, valamint a bizonyossági vélemény közzétételének helyét, továbbá a mentesség tényét.</w:t>
        </w:r>
      </w:ins>
    </w:p>
    <w:p w14:paraId="567D8D36" w14:textId="77777777" w:rsidR="006146F9" w:rsidRPr="002A0C7F" w:rsidRDefault="006146F9" w:rsidP="001E7AD3">
      <w:pPr>
        <w:jc w:val="both"/>
        <w:rPr>
          <w:rFonts w:ascii="Arial" w:hAnsi="Arial" w:cs="Arial"/>
          <w:color w:val="0070C0"/>
        </w:rPr>
      </w:pPr>
    </w:p>
    <w:p w14:paraId="0D132EFA" w14:textId="77777777" w:rsidR="00B95434" w:rsidRDefault="00B95434" w:rsidP="005613AE">
      <w:pPr>
        <w:jc w:val="both"/>
        <w:rPr>
          <w:rFonts w:ascii="Arial" w:hAnsi="Arial" w:cs="Arial"/>
        </w:rPr>
      </w:pPr>
    </w:p>
    <w:p w14:paraId="7A730794" w14:textId="77777777" w:rsidR="000C4E4B" w:rsidRDefault="000C4E4B" w:rsidP="005613AE">
      <w:pPr>
        <w:jc w:val="both"/>
        <w:rPr>
          <w:rFonts w:ascii="Arial" w:hAnsi="Arial" w:cs="Arial"/>
        </w:rPr>
      </w:pPr>
    </w:p>
    <w:p w14:paraId="33FDE59E" w14:textId="77777777" w:rsidR="00B95434" w:rsidRPr="00402FE8" w:rsidRDefault="00B95434" w:rsidP="005613AE">
      <w:pPr>
        <w:jc w:val="both"/>
        <w:rPr>
          <w:rFonts w:ascii="Arial" w:hAnsi="Arial" w:cs="Arial"/>
          <w:b/>
          <w:bCs/>
        </w:rPr>
      </w:pPr>
      <w:r>
        <w:rPr>
          <w:rFonts w:ascii="Arial" w:hAnsi="Arial" w:cs="Arial"/>
          <w:b/>
          <w:bCs/>
        </w:rPr>
        <w:t>XV. ZÁRÓ RENDELKEZÉSEK</w:t>
      </w:r>
    </w:p>
    <w:p w14:paraId="2E5EAC1A" w14:textId="77777777" w:rsidR="00B95434" w:rsidRDefault="00B95434" w:rsidP="005613AE">
      <w:pPr>
        <w:pStyle w:val="BodyText26"/>
        <w:spacing w:before="0"/>
        <w:jc w:val="both"/>
        <w:rPr>
          <w:rFonts w:ascii="Arial" w:hAnsi="Arial" w:cs="Arial"/>
          <w:b w:val="0"/>
          <w:bCs w:val="0"/>
          <w:sz w:val="24"/>
          <w:szCs w:val="24"/>
        </w:rPr>
      </w:pPr>
    </w:p>
    <w:p w14:paraId="00FD22C9" w14:textId="77777777" w:rsidR="00B95434" w:rsidRDefault="00B95434" w:rsidP="005613AE">
      <w:pPr>
        <w:jc w:val="both"/>
        <w:rPr>
          <w:rFonts w:ascii="Arial" w:hAnsi="Arial" w:cs="Arial"/>
          <w:b/>
          <w:bCs/>
        </w:rPr>
      </w:pPr>
      <w:r>
        <w:rPr>
          <w:rFonts w:ascii="Arial" w:hAnsi="Arial" w:cs="Arial"/>
          <w:b/>
          <w:bCs/>
        </w:rPr>
        <w:t>Hatálybalépés</w:t>
      </w:r>
    </w:p>
    <w:p w14:paraId="0A2C3B7C" w14:textId="77777777" w:rsidR="00B95434" w:rsidRPr="00882DD4" w:rsidRDefault="00B95434" w:rsidP="005613AE">
      <w:pPr>
        <w:jc w:val="both"/>
        <w:rPr>
          <w:rFonts w:ascii="Arial" w:hAnsi="Arial" w:cs="Arial"/>
          <w:b/>
          <w:bCs/>
        </w:rPr>
      </w:pPr>
    </w:p>
    <w:p w14:paraId="5DF2BBF1" w14:textId="1100E2EA" w:rsidR="00B95434" w:rsidRPr="00402FE8" w:rsidRDefault="00B95434" w:rsidP="005613AE">
      <w:pPr>
        <w:jc w:val="both"/>
        <w:rPr>
          <w:rFonts w:ascii="Arial" w:hAnsi="Arial" w:cs="Arial"/>
        </w:rPr>
      </w:pPr>
      <w:r>
        <w:rPr>
          <w:rFonts w:ascii="Arial" w:hAnsi="Arial" w:cs="Arial"/>
        </w:rPr>
        <w:t xml:space="preserve">Jelen számviteli politikában nem szabályozott kérdésekben a Számviteli törvény és a hozzá kapcsolódó jogszabályok vonatkozó előírásai szerint kell eljárni.</w:t>
      </w:r>
    </w:p>
    <w:p w14:paraId="44210539" w14:textId="77777777" w:rsidR="00B95434" w:rsidRPr="00402FE8" w:rsidRDefault="00B95434" w:rsidP="005613AE">
      <w:pPr>
        <w:jc w:val="both"/>
        <w:rPr>
          <w:rFonts w:ascii="Arial" w:hAnsi="Arial" w:cs="Arial"/>
        </w:rPr>
      </w:pPr>
    </w:p>
    <w:p w14:paraId="41D236D2" w14:textId="10475016" w:rsidR="00B95434" w:rsidRDefault="00B95434" w:rsidP="005613AE">
      <w:pPr>
        <w:jc w:val="both"/>
        <w:rPr>
          <w:rFonts w:ascii="Arial" w:hAnsi="Arial" w:cs="Arial"/>
        </w:rPr>
      </w:pPr>
      <w:r>
        <w:rPr>
          <w:rFonts w:ascii="Arial" w:hAnsi="Arial" w:cs="Arial"/>
        </w:rPr>
        <w:t xml:space="preserve">Jelen számviteli politikát a Vállalkozás képviselője jóváhagyta.</w:t>
      </w:r>
    </w:p>
    <w:p w14:paraId="388DEB55" w14:textId="77777777" w:rsidR="00B95434" w:rsidRDefault="00B95434" w:rsidP="005613AE">
      <w:pPr>
        <w:jc w:val="both"/>
        <w:rPr>
          <w:rFonts w:ascii="Arial" w:hAnsi="Arial" w:cs="Arial"/>
        </w:rPr>
      </w:pPr>
    </w:p>
    <w:p w14:paraId="3789FBF0" w14:textId="77777777" w:rsidR="00B95434" w:rsidRDefault="00B95434" w:rsidP="005613AE">
      <w:pPr>
        <w:pStyle w:val="BodyText26"/>
        <w:spacing w:before="0"/>
        <w:jc w:val="both"/>
        <w:rPr>
          <w:rFonts w:ascii="Arial" w:hAnsi="Arial" w:cs="Arial"/>
          <w:sz w:val="24"/>
          <w:szCs w:val="24"/>
        </w:rPr>
      </w:pPr>
      <w:r>
        <w:rPr>
          <w:rFonts w:ascii="Arial" w:hAnsi="Arial" w:cs="Arial"/>
          <w:sz w:val="24"/>
          <w:szCs w:val="24"/>
        </w:rPr>
        <w:t>A Számviteli politika későbbi módosítása</w:t>
      </w:r>
    </w:p>
    <w:p w14:paraId="4392FAC8" w14:textId="77777777" w:rsidR="00B95434" w:rsidRDefault="00B95434" w:rsidP="005613AE">
      <w:pPr>
        <w:pStyle w:val="BodyText26"/>
        <w:spacing w:before="0"/>
        <w:jc w:val="both"/>
        <w:rPr>
          <w:rFonts w:ascii="Arial" w:hAnsi="Arial" w:cs="Arial"/>
          <w:sz w:val="24"/>
          <w:szCs w:val="24"/>
        </w:rPr>
      </w:pPr>
    </w:p>
    <w:p w14:paraId="78ABA744" w14:textId="1AD8244D"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A Vállalkozás jelen számviteli politikájának rendelkezései érvényesen csak írásban, a módosítást követő hatállyal - célszerűen az üzleti év első napjával - módosíthatók. </w:t>
      </w:r>
    </w:p>
    <w:p w14:paraId="6C3CC905" w14:textId="77777777" w:rsidR="00B95434" w:rsidRPr="0009236C" w:rsidRDefault="00B95434" w:rsidP="005613AE">
      <w:pPr>
        <w:pStyle w:val="BodyText26"/>
        <w:spacing w:before="0"/>
        <w:jc w:val="both"/>
        <w:rPr>
          <w:rFonts w:ascii="Arial" w:hAnsi="Arial" w:cs="Arial"/>
          <w:b w:val="0"/>
          <w:bCs w:val="0"/>
          <w:sz w:val="24"/>
          <w:szCs w:val="24"/>
        </w:rPr>
      </w:pPr>
    </w:p>
    <w:p w14:paraId="72F8C59E" w14:textId="0FE347B3"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Törvénymódosítás esetén a változásokat annak hatálybalépésével kell alkalmazni, azokat szükség szerint a hatálybalépést követő 90 napon belül kell a számviteli politikán átvezetni. </w:t>
      </w:r>
    </w:p>
    <w:p w14:paraId="4CC22187" w14:textId="77777777" w:rsidR="00B95434" w:rsidRPr="0009236C" w:rsidRDefault="00B95434" w:rsidP="005613AE">
      <w:pPr>
        <w:pStyle w:val="BodyText26"/>
        <w:spacing w:before="0"/>
        <w:jc w:val="both"/>
        <w:rPr>
          <w:rFonts w:ascii="Arial" w:hAnsi="Arial" w:cs="Arial"/>
          <w:b w:val="0"/>
          <w:bCs w:val="0"/>
          <w:sz w:val="24"/>
          <w:szCs w:val="24"/>
        </w:rPr>
      </w:pPr>
    </w:p>
    <w:p w14:paraId="4E8D1DDF" w14:textId="77777777"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A módosításra - figyelemmel a vonatkozó jogszabályi előírásokra -</w:t>
      </w:r>
      <w:r>
        <w:rPr>
          <w:rFonts w:ascii="Arial" w:hAnsi="Arial" w:cs="Arial"/>
          <w:b w:val="0"/>
          <w:bCs w:val="0"/>
          <w:color w:val="0000FF"/>
          <w:sz w:val="24"/>
          <w:szCs w:val="24"/>
        </w:rPr>
        <w:t xml:space="preserve">a Vállalkozás vezetése / a számvitel rendjéért felelős személy </w:t>
      </w:r>
      <w:r>
        <w:rPr>
          <w:rFonts w:ascii="Arial" w:hAnsi="Arial" w:cs="Arial"/>
          <w:b w:val="0"/>
          <w:bCs w:val="0"/>
          <w:sz w:val="24"/>
          <w:szCs w:val="24"/>
        </w:rPr>
        <w:t>saját hatáskörben jogosult.</w:t>
      </w:r>
    </w:p>
    <w:p w14:paraId="16BFC816" w14:textId="77777777" w:rsidR="00B95434" w:rsidRDefault="00B95434" w:rsidP="005613AE">
      <w:pPr>
        <w:pStyle w:val="BodyText26"/>
        <w:spacing w:before="0"/>
        <w:jc w:val="both"/>
        <w:rPr>
          <w:rFonts w:ascii="Arial" w:hAnsi="Arial" w:cs="Arial"/>
          <w:sz w:val="24"/>
          <w:szCs w:val="24"/>
        </w:rPr>
      </w:pPr>
    </w:p>
    <w:p w14:paraId="1700276F" w14:textId="77777777" w:rsidR="00C12373" w:rsidRDefault="00C12373" w:rsidP="005613AE">
      <w:pPr>
        <w:pStyle w:val="BodyText26"/>
        <w:spacing w:before="0"/>
        <w:jc w:val="both"/>
        <w:rPr>
          <w:rFonts w:ascii="Arial" w:hAnsi="Arial" w:cs="Arial"/>
          <w:sz w:val="24"/>
          <w:szCs w:val="24"/>
        </w:rPr>
      </w:pPr>
    </w:p>
    <w:p w14:paraId="566B9FD3" w14:textId="7BF58F2F" w:rsidR="00B95434" w:rsidRDefault="00B95434" w:rsidP="005613AE">
      <w:pPr>
        <w:pStyle w:val="BodyText26"/>
        <w:spacing w:before="0"/>
        <w:jc w:val="both"/>
        <w:rPr>
          <w:rFonts w:ascii="Arial" w:hAnsi="Arial" w:cs="Arial"/>
          <w:sz w:val="24"/>
          <w:szCs w:val="24"/>
        </w:rPr>
      </w:pPr>
      <w:r>
        <w:rPr>
          <w:rFonts w:ascii="Arial" w:hAnsi="Arial" w:cs="Arial"/>
          <w:sz w:val="24"/>
          <w:szCs w:val="24"/>
        </w:rPr>
        <w:t>Megismerési záradék</w:t>
      </w:r>
    </w:p>
    <w:p w14:paraId="79DF4574" w14:textId="77777777" w:rsidR="00B95434" w:rsidRPr="00882DD4" w:rsidRDefault="00B95434" w:rsidP="005613AE">
      <w:pPr>
        <w:pStyle w:val="BodyText26"/>
        <w:spacing w:before="0"/>
        <w:jc w:val="both"/>
        <w:rPr>
          <w:rFonts w:ascii="Arial" w:hAnsi="Arial" w:cs="Arial"/>
          <w:sz w:val="24"/>
          <w:szCs w:val="24"/>
        </w:rPr>
      </w:pPr>
    </w:p>
    <w:p w14:paraId="05787140" w14:textId="1D426164" w:rsidR="00B95434" w:rsidRPr="00310C01"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A számviteli politikában foglaltak betartása a gazdálkodó szervezet könyvelését végzőkre és a szervezet valamennyi munkatársa számára kötelező. Az előírások be nem tartása esetén felelősségre vonást kell alkalmazni.</w:t>
      </w:r>
    </w:p>
    <w:p w14:paraId="789D4C55" w14:textId="77777777" w:rsidR="00B95434" w:rsidRPr="00310C01" w:rsidRDefault="00B95434" w:rsidP="005613AE">
      <w:pPr>
        <w:pStyle w:val="BodyText26"/>
        <w:spacing w:before="0"/>
        <w:jc w:val="both"/>
        <w:rPr>
          <w:rFonts w:ascii="Arial" w:hAnsi="Arial" w:cs="Arial"/>
          <w:b w:val="0"/>
          <w:bCs w:val="0"/>
          <w:sz w:val="24"/>
          <w:szCs w:val="24"/>
        </w:rPr>
      </w:pPr>
    </w:p>
    <w:p w14:paraId="45865FE6" w14:textId="563A256B" w:rsidR="00B95434" w:rsidRPr="0009236C" w:rsidRDefault="00B95434" w:rsidP="005613AE">
      <w:pPr>
        <w:pStyle w:val="BodyText26"/>
        <w:spacing w:before="0"/>
        <w:jc w:val="both"/>
        <w:rPr>
          <w:rFonts w:ascii="Arial" w:hAnsi="Arial" w:cs="Arial"/>
          <w:b w:val="0"/>
          <w:bCs w:val="0"/>
          <w:sz w:val="24"/>
          <w:szCs w:val="24"/>
        </w:rPr>
      </w:pPr>
      <w:r>
        <w:rPr>
          <w:rFonts w:ascii="Arial" w:hAnsi="Arial" w:cs="Arial"/>
          <w:b w:val="0"/>
          <w:bCs w:val="0"/>
          <w:sz w:val="24"/>
          <w:szCs w:val="24"/>
        </w:rPr>
        <w:t xml:space="preserve">Alulírott, mint a Vállalkozás arra felhatalmazott képviselője, gondoskodom a jelen Számviteli politikának az érintettekkel történő megismertetéséről, és elrendelem annak alkalmazását a jelzett hatállyal.</w:t>
      </w:r>
    </w:p>
    <w:p w14:paraId="4F19E0AE" w14:textId="77777777" w:rsidR="00B95434" w:rsidRPr="0009236C" w:rsidRDefault="00B95434" w:rsidP="005613AE">
      <w:pPr>
        <w:jc w:val="both"/>
        <w:rPr>
          <w:rFonts w:ascii="Arial" w:hAnsi="Arial" w:cs="Arial"/>
        </w:rPr>
      </w:pPr>
    </w:p>
    <w:p w14:paraId="2ECD6328" w14:textId="77777777" w:rsidR="00B95434" w:rsidRPr="0009236C" w:rsidRDefault="00B95434" w:rsidP="005613AE">
      <w:pPr>
        <w:jc w:val="both"/>
        <w:rPr>
          <w:rFonts w:ascii="Arial" w:hAnsi="Arial" w:cs="Arial"/>
        </w:rPr>
      </w:pPr>
    </w:p>
    <w:p w14:paraId="1861B73F" w14:textId="77777777" w:rsidR="00B95434" w:rsidRPr="0009236C" w:rsidRDefault="00B95434" w:rsidP="005613AE">
      <w:pPr>
        <w:jc w:val="both"/>
        <w:rPr>
          <w:rFonts w:ascii="Arial" w:hAnsi="Arial" w:cs="Arial"/>
        </w:rPr>
      </w:pPr>
      <w:r>
        <w:rPr>
          <w:rFonts w:ascii="Arial" w:hAnsi="Arial" w:cs="Arial"/>
        </w:rPr>
      </w:r>
      <w:r>
        <w:rPr>
          <w:rFonts w:ascii="Arial" w:hAnsi="Arial" w:cs="Arial"/>
          <w:b/>
          <w:strike/>
          <w:color w:val="C00000"/>
          <w:highlight w:val="yellow"/>
        </w:rPr>
        <w:t>____________________</w:t>
      </w:r>
      <w:r>
        <w:rPr>
          <w:rFonts w:ascii="Arial" w:hAnsi="Arial" w:cs="Arial"/>
        </w:rPr>
      </w:r>
      <w:r>
        <w:rPr>
          <w:b/>
          <w:strike w:val="0"/>
          <w:color w:val="C00000"/>
          <w:highlight w:val="yellow"/>
        </w:rPr>
        <w:t xml:space="preserve"> [kézi kitöltés] </w:t>
      </w:r>
    </w:p>
    <w:p w14:paraId="77BFAAD3" w14:textId="77777777" w:rsidR="00B95434" w:rsidRPr="0009236C" w:rsidRDefault="00B95434" w:rsidP="005613AE">
      <w:pPr>
        <w:jc w:val="both"/>
        <w:rPr>
          <w:rFonts w:ascii="Arial" w:hAnsi="Arial" w:cs="Arial"/>
        </w:rPr>
      </w:pPr>
      <w:r>
        <w:rPr>
          <w:rFonts w:ascii="Arial" w:hAnsi="Arial" w:cs="Arial"/>
        </w:rPr>
        <w:t>A Vállalkozás képviselője</w:t>
      </w:r>
    </w:p>
    <w:p w14:paraId="0F0950AC" w14:textId="77777777" w:rsidR="00B95434" w:rsidRPr="009162C5" w:rsidRDefault="00B95434" w:rsidP="005613AE">
      <w:pPr>
        <w:jc w:val="both"/>
        <w:rPr>
          <w:rFonts w:ascii="Arial" w:hAnsi="Arial" w:cs="Arial"/>
        </w:rPr>
      </w:pPr>
    </w:p>
    <w:p w14:paraId="73689F3D" w14:textId="77777777" w:rsidR="00B95434" w:rsidRDefault="00B95434" w:rsidP="005613AE"/>
    <w:p w14:paraId="0FB1CF50" w14:textId="77777777" w:rsidR="00B95434" w:rsidRDefault="00B95434"/>
    <w:sectPr w:rsidR="00B95434" w:rsidSect="00D456A5">
      <w:headerReference w:type="default" r:id="rId8"/>
      <w:footerReference w:type="default" r:id="rId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A4E0" w14:textId="77777777" w:rsidR="001600CC" w:rsidRDefault="001600CC" w:rsidP="005613AE">
      <w:r>
        <w:separator/>
      </w:r>
    </w:p>
  </w:endnote>
  <w:endnote w:type="continuationSeparator" w:id="0">
    <w:p w14:paraId="439C3952" w14:textId="77777777" w:rsidR="001600CC" w:rsidRDefault="001600CC" w:rsidP="00561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000002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F4E2" w14:textId="77777777" w:rsidR="006E338B" w:rsidRDefault="006E338B" w:rsidP="005613AE">
    <w:pPr>
      <w:pStyle w:val="llb"/>
      <w:framePr w:wrap="auto" w:vAnchor="text" w:hAnchor="margin" w:xAlign="center" w:y="1"/>
      <w:rPr>
        <w:rStyle w:val="Oldalszm"/>
      </w:rPr>
    </w:pPr>
    <w:r>
      <w:rPr>
        <w:rStyle w:val="Oldalszm"/>
      </w:rPr>
      <w:fldChar w:fldCharType="begin"/>
    </w:r>
    <w:r>
      <w:rPr>
        <w:rStyle w:val="Oldalszm"/>
      </w:rPr>
      <w:instrText xml:space="preserve">PAGE  </w:instrText>
    </w:r>
    <w:r>
      <w:rPr>
        <w:rStyle w:val="Oldalszm"/>
      </w:rPr>
      <w:fldChar w:fldCharType="separate"/>
    </w:r>
    <w:r w:rsidR="008852E7">
      <w:rPr>
        <w:rStyle w:val="Oldalszm"/>
        <w:noProof/>
      </w:rPr>
      <w:t>51</w:t>
    </w:r>
    <w:r>
      <w:rPr>
        <w:rStyle w:val="Oldalszm"/>
      </w:rPr>
      <w:fldChar w:fldCharType="end"/>
    </w:r>
  </w:p>
  <w:p w14:paraId="45CF3F3E" w14:textId="77777777" w:rsidR="006E338B" w:rsidRDefault="006E338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B9A7" w14:textId="77777777" w:rsidR="001600CC" w:rsidRDefault="001600CC" w:rsidP="005613AE">
      <w:r>
        <w:separator/>
      </w:r>
    </w:p>
  </w:footnote>
  <w:footnote w:type="continuationSeparator" w:id="0">
    <w:p w14:paraId="762CD48E" w14:textId="77777777" w:rsidR="001600CC" w:rsidRDefault="001600CC" w:rsidP="00561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7234" w14:textId="2BB42400" w:rsidR="006E338B" w:rsidRDefault="006E338B" w:rsidP="005613AE">
    <w:pPr>
      <w:pStyle w:val="lfej"/>
      <w:jc w:val="center"/>
    </w:pPr>
    <w:r>
      <w:t>SZÁMVITELI POLITIKA</w:t>
    </w:r>
    <w:del w:id="81" w:author="Judit Biróné Zeller" w:date="2026-01-24T15:21:00Z" w16du:dateUtc="2026-01-24T14:21:00Z">
      <w:r w:rsidDel="00DF3B43">
        <w:delText xml:space="preserve"> 20</w:delText>
      </w:r>
      <w:r w:rsidRPr="005613AE" w:rsidDel="00DF3B43">
        <w:delText>2</w:delText>
      </w:r>
      <w:r w:rsidR="00A86FE4" w:rsidDel="00DF3B43">
        <w:delText>5</w:delText>
      </w:r>
    </w:del>
  </w:p>
  <w:p w14:paraId="5F3903A4" w14:textId="77777777" w:rsidR="006E338B" w:rsidRDefault="006E338B">
    <w:pPr>
      <w:pStyle w:val="lfej"/>
    </w:pPr>
    <w: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FB3"/>
    <w:multiLevelType w:val="hybridMultilevel"/>
    <w:tmpl w:val="42B0C89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E4DCC"/>
    <w:multiLevelType w:val="hybridMultilevel"/>
    <w:tmpl w:val="9B32387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 w15:restartNumberingAfterBreak="0">
    <w:nsid w:val="04A5525A"/>
    <w:multiLevelType w:val="hybridMultilevel"/>
    <w:tmpl w:val="10D05912"/>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3" w15:restartNumberingAfterBreak="0">
    <w:nsid w:val="0B6E212B"/>
    <w:multiLevelType w:val="hybridMultilevel"/>
    <w:tmpl w:val="309EABE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4" w15:restartNumberingAfterBreak="0">
    <w:nsid w:val="0C605EAB"/>
    <w:multiLevelType w:val="hybridMultilevel"/>
    <w:tmpl w:val="0798AA96"/>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63588E"/>
    <w:multiLevelType w:val="hybridMultilevel"/>
    <w:tmpl w:val="F58EF70C"/>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6" w15:restartNumberingAfterBreak="0">
    <w:nsid w:val="10832D2A"/>
    <w:multiLevelType w:val="hybridMultilevel"/>
    <w:tmpl w:val="31B692A2"/>
    <w:lvl w:ilvl="0" w:tplc="C25E3746">
      <w:start w:val="1"/>
      <w:numFmt w:val="bullet"/>
      <w:lvlText w:val=""/>
      <w:lvlJc w:val="left"/>
      <w:pPr>
        <w:tabs>
          <w:tab w:val="num" w:pos="986"/>
        </w:tabs>
        <w:ind w:left="986" w:hanging="360"/>
      </w:pPr>
      <w:rPr>
        <w:rFonts w:ascii="Symbol" w:hAnsi="Symbol" w:hint="default"/>
        <w:sz w:val="20"/>
      </w:rPr>
    </w:lvl>
    <w:lvl w:ilvl="1" w:tplc="040E0003">
      <w:start w:val="1"/>
      <w:numFmt w:val="bullet"/>
      <w:lvlText w:val="o"/>
      <w:lvlJc w:val="left"/>
      <w:pPr>
        <w:tabs>
          <w:tab w:val="num" w:pos="1706"/>
        </w:tabs>
        <w:ind w:left="1706" w:hanging="360"/>
      </w:pPr>
      <w:rPr>
        <w:rFonts w:ascii="Courier New" w:hAnsi="Courier New" w:hint="default"/>
      </w:rPr>
    </w:lvl>
    <w:lvl w:ilvl="2" w:tplc="040E0005">
      <w:start w:val="1"/>
      <w:numFmt w:val="bullet"/>
      <w:lvlText w:val=""/>
      <w:lvlJc w:val="left"/>
      <w:pPr>
        <w:tabs>
          <w:tab w:val="num" w:pos="2426"/>
        </w:tabs>
        <w:ind w:left="2426" w:hanging="360"/>
      </w:pPr>
      <w:rPr>
        <w:rFonts w:ascii="Wingdings" w:hAnsi="Wingdings" w:hint="default"/>
      </w:rPr>
    </w:lvl>
    <w:lvl w:ilvl="3" w:tplc="040E0001">
      <w:start w:val="1"/>
      <w:numFmt w:val="bullet"/>
      <w:lvlText w:val=""/>
      <w:lvlJc w:val="left"/>
      <w:pPr>
        <w:tabs>
          <w:tab w:val="num" w:pos="3146"/>
        </w:tabs>
        <w:ind w:left="3146" w:hanging="360"/>
      </w:pPr>
      <w:rPr>
        <w:rFonts w:ascii="Symbol" w:hAnsi="Symbol" w:hint="default"/>
      </w:rPr>
    </w:lvl>
    <w:lvl w:ilvl="4" w:tplc="040E0003">
      <w:start w:val="1"/>
      <w:numFmt w:val="bullet"/>
      <w:lvlText w:val="o"/>
      <w:lvlJc w:val="left"/>
      <w:pPr>
        <w:tabs>
          <w:tab w:val="num" w:pos="3866"/>
        </w:tabs>
        <w:ind w:left="3866" w:hanging="360"/>
      </w:pPr>
      <w:rPr>
        <w:rFonts w:ascii="Courier New" w:hAnsi="Courier New" w:hint="default"/>
      </w:rPr>
    </w:lvl>
    <w:lvl w:ilvl="5" w:tplc="040E0005">
      <w:start w:val="1"/>
      <w:numFmt w:val="bullet"/>
      <w:lvlText w:val=""/>
      <w:lvlJc w:val="left"/>
      <w:pPr>
        <w:tabs>
          <w:tab w:val="num" w:pos="4586"/>
        </w:tabs>
        <w:ind w:left="4586" w:hanging="360"/>
      </w:pPr>
      <w:rPr>
        <w:rFonts w:ascii="Wingdings" w:hAnsi="Wingdings" w:hint="default"/>
      </w:rPr>
    </w:lvl>
    <w:lvl w:ilvl="6" w:tplc="040E0001">
      <w:start w:val="1"/>
      <w:numFmt w:val="bullet"/>
      <w:lvlText w:val=""/>
      <w:lvlJc w:val="left"/>
      <w:pPr>
        <w:tabs>
          <w:tab w:val="num" w:pos="5306"/>
        </w:tabs>
        <w:ind w:left="5306" w:hanging="360"/>
      </w:pPr>
      <w:rPr>
        <w:rFonts w:ascii="Symbol" w:hAnsi="Symbol" w:hint="default"/>
      </w:rPr>
    </w:lvl>
    <w:lvl w:ilvl="7" w:tplc="040E0003">
      <w:start w:val="1"/>
      <w:numFmt w:val="bullet"/>
      <w:lvlText w:val="o"/>
      <w:lvlJc w:val="left"/>
      <w:pPr>
        <w:tabs>
          <w:tab w:val="num" w:pos="6026"/>
        </w:tabs>
        <w:ind w:left="6026" w:hanging="360"/>
      </w:pPr>
      <w:rPr>
        <w:rFonts w:ascii="Courier New" w:hAnsi="Courier New" w:hint="default"/>
      </w:rPr>
    </w:lvl>
    <w:lvl w:ilvl="8" w:tplc="040E0005">
      <w:start w:val="1"/>
      <w:numFmt w:val="bullet"/>
      <w:lvlText w:val=""/>
      <w:lvlJc w:val="left"/>
      <w:pPr>
        <w:tabs>
          <w:tab w:val="num" w:pos="6746"/>
        </w:tabs>
        <w:ind w:left="6746" w:hanging="360"/>
      </w:pPr>
      <w:rPr>
        <w:rFonts w:ascii="Wingdings" w:hAnsi="Wingdings" w:hint="default"/>
      </w:rPr>
    </w:lvl>
  </w:abstractNum>
  <w:abstractNum w:abstractNumId="7" w15:restartNumberingAfterBreak="0">
    <w:nsid w:val="110D5D3B"/>
    <w:multiLevelType w:val="hybridMultilevel"/>
    <w:tmpl w:val="F0A0F4E2"/>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D05B31"/>
    <w:multiLevelType w:val="hybridMultilevel"/>
    <w:tmpl w:val="A5CE731E"/>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9" w15:restartNumberingAfterBreak="0">
    <w:nsid w:val="17D1714E"/>
    <w:multiLevelType w:val="hybridMultilevel"/>
    <w:tmpl w:val="1890C55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0" w15:restartNumberingAfterBreak="0">
    <w:nsid w:val="1BF53012"/>
    <w:multiLevelType w:val="hybridMultilevel"/>
    <w:tmpl w:val="C5CA8F8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1" w15:restartNumberingAfterBreak="0">
    <w:nsid w:val="1DD640AC"/>
    <w:multiLevelType w:val="hybridMultilevel"/>
    <w:tmpl w:val="833C36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27093D49"/>
    <w:multiLevelType w:val="hybridMultilevel"/>
    <w:tmpl w:val="8FBE0C5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3" w15:restartNumberingAfterBreak="0">
    <w:nsid w:val="2967217C"/>
    <w:multiLevelType w:val="hybridMultilevel"/>
    <w:tmpl w:val="76BA3CB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4" w15:restartNumberingAfterBreak="0">
    <w:nsid w:val="34CA58D9"/>
    <w:multiLevelType w:val="hybridMultilevel"/>
    <w:tmpl w:val="85DCF20E"/>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5" w15:restartNumberingAfterBreak="0">
    <w:nsid w:val="37DA69EE"/>
    <w:multiLevelType w:val="hybridMultilevel"/>
    <w:tmpl w:val="3CC6C4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6" w15:restartNumberingAfterBreak="0">
    <w:nsid w:val="4263230B"/>
    <w:multiLevelType w:val="hybridMultilevel"/>
    <w:tmpl w:val="0B6681D2"/>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7" w15:restartNumberingAfterBreak="0">
    <w:nsid w:val="441A6DD3"/>
    <w:multiLevelType w:val="hybridMultilevel"/>
    <w:tmpl w:val="F0C2FB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8233938"/>
    <w:multiLevelType w:val="hybridMultilevel"/>
    <w:tmpl w:val="AE22C39E"/>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9" w15:restartNumberingAfterBreak="0">
    <w:nsid w:val="4C6E5897"/>
    <w:multiLevelType w:val="hybridMultilevel"/>
    <w:tmpl w:val="C232B4D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3A1920"/>
    <w:multiLevelType w:val="hybridMultilevel"/>
    <w:tmpl w:val="3AB81FB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1" w15:restartNumberingAfterBreak="0">
    <w:nsid w:val="5EE54F1D"/>
    <w:multiLevelType w:val="hybridMultilevel"/>
    <w:tmpl w:val="03A631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F4950BE"/>
    <w:multiLevelType w:val="hybridMultilevel"/>
    <w:tmpl w:val="8710DD86"/>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5D5D3A"/>
    <w:multiLevelType w:val="hybridMultilevel"/>
    <w:tmpl w:val="86BC6B98"/>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4" w15:restartNumberingAfterBreak="0">
    <w:nsid w:val="68B36D0B"/>
    <w:multiLevelType w:val="hybridMultilevel"/>
    <w:tmpl w:val="0A2C9254"/>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3B59DA"/>
    <w:multiLevelType w:val="hybridMultilevel"/>
    <w:tmpl w:val="9954CC3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6" w15:restartNumberingAfterBreak="0">
    <w:nsid w:val="6EED37AE"/>
    <w:multiLevelType w:val="hybridMultilevel"/>
    <w:tmpl w:val="B568E080"/>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7" w15:restartNumberingAfterBreak="0">
    <w:nsid w:val="766B39F2"/>
    <w:multiLevelType w:val="hybridMultilevel"/>
    <w:tmpl w:val="5A4222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313565213">
    <w:abstractNumId w:val="0"/>
  </w:num>
  <w:num w:numId="2" w16cid:durableId="1129972554">
    <w:abstractNumId w:val="20"/>
  </w:num>
  <w:num w:numId="3" w16cid:durableId="846409291">
    <w:abstractNumId w:val="19"/>
  </w:num>
  <w:num w:numId="4" w16cid:durableId="1094588309">
    <w:abstractNumId w:val="25"/>
  </w:num>
  <w:num w:numId="5" w16cid:durableId="1552376880">
    <w:abstractNumId w:val="4"/>
  </w:num>
  <w:num w:numId="6" w16cid:durableId="2084645572">
    <w:abstractNumId w:val="22"/>
  </w:num>
  <w:num w:numId="7" w16cid:durableId="1259948849">
    <w:abstractNumId w:val="14"/>
  </w:num>
  <w:num w:numId="8" w16cid:durableId="220407751">
    <w:abstractNumId w:val="11"/>
  </w:num>
  <w:num w:numId="9" w16cid:durableId="1256091041">
    <w:abstractNumId w:val="3"/>
  </w:num>
  <w:num w:numId="10" w16cid:durableId="1281187947">
    <w:abstractNumId w:val="13"/>
  </w:num>
  <w:num w:numId="11" w16cid:durableId="719323671">
    <w:abstractNumId w:val="10"/>
  </w:num>
  <w:num w:numId="12" w16cid:durableId="758794198">
    <w:abstractNumId w:val="23"/>
  </w:num>
  <w:num w:numId="13" w16cid:durableId="844832073">
    <w:abstractNumId w:val="16"/>
  </w:num>
  <w:num w:numId="14" w16cid:durableId="1229269906">
    <w:abstractNumId w:val="2"/>
  </w:num>
  <w:num w:numId="15" w16cid:durableId="1186335100">
    <w:abstractNumId w:val="15"/>
  </w:num>
  <w:num w:numId="16" w16cid:durableId="1807119716">
    <w:abstractNumId w:val="12"/>
  </w:num>
  <w:num w:numId="17" w16cid:durableId="1306394976">
    <w:abstractNumId w:val="18"/>
  </w:num>
  <w:num w:numId="18" w16cid:durableId="1156148140">
    <w:abstractNumId w:val="9"/>
  </w:num>
  <w:num w:numId="19" w16cid:durableId="1466313414">
    <w:abstractNumId w:val="26"/>
  </w:num>
  <w:num w:numId="20" w16cid:durableId="1844201247">
    <w:abstractNumId w:val="1"/>
  </w:num>
  <w:num w:numId="21" w16cid:durableId="1601599918">
    <w:abstractNumId w:val="5"/>
  </w:num>
  <w:num w:numId="22" w16cid:durableId="1880121235">
    <w:abstractNumId w:val="7"/>
  </w:num>
  <w:num w:numId="23" w16cid:durableId="386345587">
    <w:abstractNumId w:val="24"/>
  </w:num>
  <w:num w:numId="24" w16cid:durableId="1240628616">
    <w:abstractNumId w:val="6"/>
  </w:num>
  <w:num w:numId="25" w16cid:durableId="1642928191">
    <w:abstractNumId w:val="21"/>
  </w:num>
  <w:num w:numId="26" w16cid:durableId="283511159">
    <w:abstractNumId w:val="17"/>
  </w:num>
  <w:num w:numId="27" w16cid:durableId="379281847">
    <w:abstractNumId w:val="27"/>
  </w:num>
  <w:num w:numId="28" w16cid:durableId="807360694">
    <w:abstractNumId w:val="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dit Biróné Zeller">
    <w15:presenceInfo w15:providerId="Windows Live" w15:userId="f6f30f55ba52e4c8"/>
  </w15:person>
  <w15:person w15:author="Tibor Dr. Szabó">
    <w15:presenceInfo w15:providerId="Windows Live" w15:userId="9157d02e0f2773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AE"/>
    <w:rsid w:val="00010986"/>
    <w:rsid w:val="0002235E"/>
    <w:rsid w:val="00033E53"/>
    <w:rsid w:val="000340B9"/>
    <w:rsid w:val="00034779"/>
    <w:rsid w:val="00035EA6"/>
    <w:rsid w:val="000378C7"/>
    <w:rsid w:val="000446DF"/>
    <w:rsid w:val="00046B46"/>
    <w:rsid w:val="00050F83"/>
    <w:rsid w:val="000518DE"/>
    <w:rsid w:val="000653F7"/>
    <w:rsid w:val="0007707E"/>
    <w:rsid w:val="00081F8A"/>
    <w:rsid w:val="0008203B"/>
    <w:rsid w:val="00082183"/>
    <w:rsid w:val="00084911"/>
    <w:rsid w:val="00086139"/>
    <w:rsid w:val="0008700E"/>
    <w:rsid w:val="0009236C"/>
    <w:rsid w:val="00094D93"/>
    <w:rsid w:val="00097F26"/>
    <w:rsid w:val="000A5017"/>
    <w:rsid w:val="000B0ABD"/>
    <w:rsid w:val="000B6058"/>
    <w:rsid w:val="000B7E78"/>
    <w:rsid w:val="000C191C"/>
    <w:rsid w:val="000C1976"/>
    <w:rsid w:val="000C4E4B"/>
    <w:rsid w:val="000C7869"/>
    <w:rsid w:val="000D056C"/>
    <w:rsid w:val="000D1673"/>
    <w:rsid w:val="000D3FC6"/>
    <w:rsid w:val="000E69FA"/>
    <w:rsid w:val="000E6B3B"/>
    <w:rsid w:val="000F1BD5"/>
    <w:rsid w:val="000F32B0"/>
    <w:rsid w:val="000F4C52"/>
    <w:rsid w:val="000F52CD"/>
    <w:rsid w:val="00106309"/>
    <w:rsid w:val="001079AE"/>
    <w:rsid w:val="00117413"/>
    <w:rsid w:val="0012171C"/>
    <w:rsid w:val="001219A8"/>
    <w:rsid w:val="00133E39"/>
    <w:rsid w:val="00140451"/>
    <w:rsid w:val="00141BCC"/>
    <w:rsid w:val="0014320D"/>
    <w:rsid w:val="001446F9"/>
    <w:rsid w:val="0015326B"/>
    <w:rsid w:val="001542F9"/>
    <w:rsid w:val="00157EB7"/>
    <w:rsid w:val="001600CC"/>
    <w:rsid w:val="00166C95"/>
    <w:rsid w:val="00174877"/>
    <w:rsid w:val="00182D9C"/>
    <w:rsid w:val="00185C52"/>
    <w:rsid w:val="001978FA"/>
    <w:rsid w:val="001A3811"/>
    <w:rsid w:val="001B076B"/>
    <w:rsid w:val="001B379E"/>
    <w:rsid w:val="001B6736"/>
    <w:rsid w:val="001B7D99"/>
    <w:rsid w:val="001C1751"/>
    <w:rsid w:val="001C1C26"/>
    <w:rsid w:val="001D7D3B"/>
    <w:rsid w:val="001E04E8"/>
    <w:rsid w:val="001E7AD3"/>
    <w:rsid w:val="001F1EA7"/>
    <w:rsid w:val="00211D22"/>
    <w:rsid w:val="002577AE"/>
    <w:rsid w:val="00261477"/>
    <w:rsid w:val="0026449B"/>
    <w:rsid w:val="002647EA"/>
    <w:rsid w:val="00272FD6"/>
    <w:rsid w:val="00287E1C"/>
    <w:rsid w:val="002908A4"/>
    <w:rsid w:val="00295CEE"/>
    <w:rsid w:val="002962B8"/>
    <w:rsid w:val="002968F4"/>
    <w:rsid w:val="002A0C7F"/>
    <w:rsid w:val="002B49EA"/>
    <w:rsid w:val="002B73D5"/>
    <w:rsid w:val="002D37C0"/>
    <w:rsid w:val="002E45A6"/>
    <w:rsid w:val="002F746C"/>
    <w:rsid w:val="00302A4F"/>
    <w:rsid w:val="00302FEC"/>
    <w:rsid w:val="0030423F"/>
    <w:rsid w:val="0030648A"/>
    <w:rsid w:val="00310C01"/>
    <w:rsid w:val="00321C31"/>
    <w:rsid w:val="00333E5D"/>
    <w:rsid w:val="00342B89"/>
    <w:rsid w:val="00350B7C"/>
    <w:rsid w:val="00352BFA"/>
    <w:rsid w:val="00354F00"/>
    <w:rsid w:val="003611D6"/>
    <w:rsid w:val="00361D9A"/>
    <w:rsid w:val="00385500"/>
    <w:rsid w:val="003857D3"/>
    <w:rsid w:val="00385DD2"/>
    <w:rsid w:val="00392CAC"/>
    <w:rsid w:val="00393BB1"/>
    <w:rsid w:val="00394EA1"/>
    <w:rsid w:val="0039752E"/>
    <w:rsid w:val="003A358B"/>
    <w:rsid w:val="003A412B"/>
    <w:rsid w:val="003A68FA"/>
    <w:rsid w:val="003B419C"/>
    <w:rsid w:val="003C07D1"/>
    <w:rsid w:val="003C29B8"/>
    <w:rsid w:val="003C474C"/>
    <w:rsid w:val="003C550E"/>
    <w:rsid w:val="003D02C6"/>
    <w:rsid w:val="003E3F3C"/>
    <w:rsid w:val="003F2B04"/>
    <w:rsid w:val="003F39BD"/>
    <w:rsid w:val="003F60E3"/>
    <w:rsid w:val="003F7D39"/>
    <w:rsid w:val="00402FE8"/>
    <w:rsid w:val="00412D22"/>
    <w:rsid w:val="00416358"/>
    <w:rsid w:val="00420527"/>
    <w:rsid w:val="00422667"/>
    <w:rsid w:val="00425899"/>
    <w:rsid w:val="00431D8D"/>
    <w:rsid w:val="0044106B"/>
    <w:rsid w:val="0044746B"/>
    <w:rsid w:val="004544AA"/>
    <w:rsid w:val="00460507"/>
    <w:rsid w:val="00461E8B"/>
    <w:rsid w:val="0046332C"/>
    <w:rsid w:val="0046334C"/>
    <w:rsid w:val="00463983"/>
    <w:rsid w:val="00471296"/>
    <w:rsid w:val="0047471C"/>
    <w:rsid w:val="00480E28"/>
    <w:rsid w:val="00482112"/>
    <w:rsid w:val="004940A8"/>
    <w:rsid w:val="00494F04"/>
    <w:rsid w:val="00496F68"/>
    <w:rsid w:val="004A42AF"/>
    <w:rsid w:val="004B194B"/>
    <w:rsid w:val="004B4C6E"/>
    <w:rsid w:val="004C4317"/>
    <w:rsid w:val="004E2F56"/>
    <w:rsid w:val="004E50D3"/>
    <w:rsid w:val="004E5802"/>
    <w:rsid w:val="004F1B6F"/>
    <w:rsid w:val="004F3A17"/>
    <w:rsid w:val="004F3E38"/>
    <w:rsid w:val="005079B8"/>
    <w:rsid w:val="00512992"/>
    <w:rsid w:val="00512C15"/>
    <w:rsid w:val="00527A7F"/>
    <w:rsid w:val="00535A37"/>
    <w:rsid w:val="005373E4"/>
    <w:rsid w:val="00540D56"/>
    <w:rsid w:val="00554754"/>
    <w:rsid w:val="005613AE"/>
    <w:rsid w:val="00561E6A"/>
    <w:rsid w:val="00563D9A"/>
    <w:rsid w:val="005658F2"/>
    <w:rsid w:val="00582BED"/>
    <w:rsid w:val="00586135"/>
    <w:rsid w:val="0059457D"/>
    <w:rsid w:val="005B02D4"/>
    <w:rsid w:val="005C63E5"/>
    <w:rsid w:val="005C77C0"/>
    <w:rsid w:val="005D6F36"/>
    <w:rsid w:val="005F2D19"/>
    <w:rsid w:val="005F6477"/>
    <w:rsid w:val="0060507C"/>
    <w:rsid w:val="006146F9"/>
    <w:rsid w:val="00616F77"/>
    <w:rsid w:val="00625812"/>
    <w:rsid w:val="00630E41"/>
    <w:rsid w:val="0063749E"/>
    <w:rsid w:val="00647464"/>
    <w:rsid w:val="00653EC9"/>
    <w:rsid w:val="00656F3C"/>
    <w:rsid w:val="00664D4D"/>
    <w:rsid w:val="006725AB"/>
    <w:rsid w:val="0067543D"/>
    <w:rsid w:val="0067649E"/>
    <w:rsid w:val="00677576"/>
    <w:rsid w:val="00677CAD"/>
    <w:rsid w:val="00683579"/>
    <w:rsid w:val="00684311"/>
    <w:rsid w:val="006858CB"/>
    <w:rsid w:val="00686115"/>
    <w:rsid w:val="00687F55"/>
    <w:rsid w:val="00690F2A"/>
    <w:rsid w:val="00692D3F"/>
    <w:rsid w:val="00693FC9"/>
    <w:rsid w:val="006A2A8F"/>
    <w:rsid w:val="006A3DE2"/>
    <w:rsid w:val="006A7D27"/>
    <w:rsid w:val="006B2A17"/>
    <w:rsid w:val="006B68D0"/>
    <w:rsid w:val="006C0019"/>
    <w:rsid w:val="006C101B"/>
    <w:rsid w:val="006C1C3A"/>
    <w:rsid w:val="006C6B9B"/>
    <w:rsid w:val="006D4D01"/>
    <w:rsid w:val="006D6FE5"/>
    <w:rsid w:val="006E338B"/>
    <w:rsid w:val="006E556B"/>
    <w:rsid w:val="006F0335"/>
    <w:rsid w:val="006F19BF"/>
    <w:rsid w:val="006F703B"/>
    <w:rsid w:val="0070485E"/>
    <w:rsid w:val="00705639"/>
    <w:rsid w:val="0071052F"/>
    <w:rsid w:val="00714D6B"/>
    <w:rsid w:val="007177E4"/>
    <w:rsid w:val="00722051"/>
    <w:rsid w:val="00730AD0"/>
    <w:rsid w:val="00733F2B"/>
    <w:rsid w:val="00736885"/>
    <w:rsid w:val="00745AA9"/>
    <w:rsid w:val="0075496A"/>
    <w:rsid w:val="00762652"/>
    <w:rsid w:val="00770136"/>
    <w:rsid w:val="007737B7"/>
    <w:rsid w:val="007924B3"/>
    <w:rsid w:val="007A45DD"/>
    <w:rsid w:val="007B0902"/>
    <w:rsid w:val="007C2200"/>
    <w:rsid w:val="007C75DE"/>
    <w:rsid w:val="007D2E46"/>
    <w:rsid w:val="007D32E9"/>
    <w:rsid w:val="007E1818"/>
    <w:rsid w:val="0081205A"/>
    <w:rsid w:val="0083570B"/>
    <w:rsid w:val="00840CC1"/>
    <w:rsid w:val="0084644C"/>
    <w:rsid w:val="008511E5"/>
    <w:rsid w:val="00851444"/>
    <w:rsid w:val="0086262D"/>
    <w:rsid w:val="0088216B"/>
    <w:rsid w:val="00882DD4"/>
    <w:rsid w:val="008852E7"/>
    <w:rsid w:val="00890500"/>
    <w:rsid w:val="00891512"/>
    <w:rsid w:val="00891CB3"/>
    <w:rsid w:val="00893E20"/>
    <w:rsid w:val="00894F40"/>
    <w:rsid w:val="0089553E"/>
    <w:rsid w:val="00897169"/>
    <w:rsid w:val="008975EC"/>
    <w:rsid w:val="008A1FEF"/>
    <w:rsid w:val="008C1DAB"/>
    <w:rsid w:val="00906DA2"/>
    <w:rsid w:val="0091142E"/>
    <w:rsid w:val="00913507"/>
    <w:rsid w:val="009162C5"/>
    <w:rsid w:val="00917683"/>
    <w:rsid w:val="00921A6D"/>
    <w:rsid w:val="00933CEB"/>
    <w:rsid w:val="00940767"/>
    <w:rsid w:val="0094114A"/>
    <w:rsid w:val="009552C7"/>
    <w:rsid w:val="00955C23"/>
    <w:rsid w:val="00966DBD"/>
    <w:rsid w:val="00967F5E"/>
    <w:rsid w:val="009906B8"/>
    <w:rsid w:val="009921C6"/>
    <w:rsid w:val="009A082E"/>
    <w:rsid w:val="009A502F"/>
    <w:rsid w:val="009B04C3"/>
    <w:rsid w:val="009B2046"/>
    <w:rsid w:val="009C03F1"/>
    <w:rsid w:val="009D4910"/>
    <w:rsid w:val="009D59FA"/>
    <w:rsid w:val="009E2F57"/>
    <w:rsid w:val="009E54B1"/>
    <w:rsid w:val="009F5976"/>
    <w:rsid w:val="00A03A97"/>
    <w:rsid w:val="00A04EED"/>
    <w:rsid w:val="00A06D6C"/>
    <w:rsid w:val="00A13628"/>
    <w:rsid w:val="00A177C1"/>
    <w:rsid w:val="00A218A9"/>
    <w:rsid w:val="00A24C63"/>
    <w:rsid w:val="00A25567"/>
    <w:rsid w:val="00A34DC2"/>
    <w:rsid w:val="00A506FD"/>
    <w:rsid w:val="00A53000"/>
    <w:rsid w:val="00A56F35"/>
    <w:rsid w:val="00A86FE4"/>
    <w:rsid w:val="00AA19D6"/>
    <w:rsid w:val="00AA4F67"/>
    <w:rsid w:val="00AB7617"/>
    <w:rsid w:val="00AB7F3D"/>
    <w:rsid w:val="00AD5371"/>
    <w:rsid w:val="00AE3F38"/>
    <w:rsid w:val="00AF566A"/>
    <w:rsid w:val="00AF718E"/>
    <w:rsid w:val="00AF791C"/>
    <w:rsid w:val="00B132CF"/>
    <w:rsid w:val="00B158E6"/>
    <w:rsid w:val="00B17A76"/>
    <w:rsid w:val="00B24EFF"/>
    <w:rsid w:val="00B26F60"/>
    <w:rsid w:val="00B274D6"/>
    <w:rsid w:val="00B3012F"/>
    <w:rsid w:val="00B4599C"/>
    <w:rsid w:val="00B51217"/>
    <w:rsid w:val="00B60B90"/>
    <w:rsid w:val="00B63964"/>
    <w:rsid w:val="00B67A9E"/>
    <w:rsid w:val="00B80754"/>
    <w:rsid w:val="00B85C44"/>
    <w:rsid w:val="00B9305C"/>
    <w:rsid w:val="00B95434"/>
    <w:rsid w:val="00BA149B"/>
    <w:rsid w:val="00BA6012"/>
    <w:rsid w:val="00BA7AF2"/>
    <w:rsid w:val="00BB1DE9"/>
    <w:rsid w:val="00BB2286"/>
    <w:rsid w:val="00BB35DB"/>
    <w:rsid w:val="00BB4664"/>
    <w:rsid w:val="00BC0C14"/>
    <w:rsid w:val="00BC3730"/>
    <w:rsid w:val="00BC6922"/>
    <w:rsid w:val="00BD1F13"/>
    <w:rsid w:val="00BD3594"/>
    <w:rsid w:val="00BE17FE"/>
    <w:rsid w:val="00BF0BA8"/>
    <w:rsid w:val="00BF3536"/>
    <w:rsid w:val="00C001EF"/>
    <w:rsid w:val="00C03872"/>
    <w:rsid w:val="00C03B1C"/>
    <w:rsid w:val="00C03D84"/>
    <w:rsid w:val="00C108B8"/>
    <w:rsid w:val="00C12373"/>
    <w:rsid w:val="00C1280E"/>
    <w:rsid w:val="00C12C0D"/>
    <w:rsid w:val="00C15004"/>
    <w:rsid w:val="00C272EE"/>
    <w:rsid w:val="00C310B3"/>
    <w:rsid w:val="00C34183"/>
    <w:rsid w:val="00C37E7B"/>
    <w:rsid w:val="00C400E9"/>
    <w:rsid w:val="00C45336"/>
    <w:rsid w:val="00C46D2F"/>
    <w:rsid w:val="00C704FF"/>
    <w:rsid w:val="00C87239"/>
    <w:rsid w:val="00CA1574"/>
    <w:rsid w:val="00CC12F9"/>
    <w:rsid w:val="00CD56F4"/>
    <w:rsid w:val="00CE0E0C"/>
    <w:rsid w:val="00CE3A07"/>
    <w:rsid w:val="00CE4B0C"/>
    <w:rsid w:val="00D07940"/>
    <w:rsid w:val="00D1139E"/>
    <w:rsid w:val="00D135F7"/>
    <w:rsid w:val="00D22616"/>
    <w:rsid w:val="00D237F5"/>
    <w:rsid w:val="00D36F47"/>
    <w:rsid w:val="00D456A5"/>
    <w:rsid w:val="00D57260"/>
    <w:rsid w:val="00D64983"/>
    <w:rsid w:val="00D818A0"/>
    <w:rsid w:val="00D82BC3"/>
    <w:rsid w:val="00D93F38"/>
    <w:rsid w:val="00DA13B1"/>
    <w:rsid w:val="00DA446D"/>
    <w:rsid w:val="00DA590B"/>
    <w:rsid w:val="00DB4815"/>
    <w:rsid w:val="00DB5AB1"/>
    <w:rsid w:val="00DB5AF1"/>
    <w:rsid w:val="00DB5C0D"/>
    <w:rsid w:val="00DC5051"/>
    <w:rsid w:val="00DD3B05"/>
    <w:rsid w:val="00DD49EF"/>
    <w:rsid w:val="00DE5D24"/>
    <w:rsid w:val="00DE7400"/>
    <w:rsid w:val="00DF3B43"/>
    <w:rsid w:val="00DF4041"/>
    <w:rsid w:val="00DF70F0"/>
    <w:rsid w:val="00E04375"/>
    <w:rsid w:val="00E04586"/>
    <w:rsid w:val="00E062EF"/>
    <w:rsid w:val="00E23A2E"/>
    <w:rsid w:val="00E31350"/>
    <w:rsid w:val="00E32A3D"/>
    <w:rsid w:val="00E34765"/>
    <w:rsid w:val="00E66ED1"/>
    <w:rsid w:val="00E71DA1"/>
    <w:rsid w:val="00E822D2"/>
    <w:rsid w:val="00EA4AE0"/>
    <w:rsid w:val="00EB1AEB"/>
    <w:rsid w:val="00EC0E87"/>
    <w:rsid w:val="00EE30B1"/>
    <w:rsid w:val="00EF412A"/>
    <w:rsid w:val="00EF56E4"/>
    <w:rsid w:val="00EF62B0"/>
    <w:rsid w:val="00F14925"/>
    <w:rsid w:val="00F16879"/>
    <w:rsid w:val="00F30C85"/>
    <w:rsid w:val="00F33C81"/>
    <w:rsid w:val="00F34B2A"/>
    <w:rsid w:val="00F46837"/>
    <w:rsid w:val="00F53F29"/>
    <w:rsid w:val="00F56EFE"/>
    <w:rsid w:val="00F6414B"/>
    <w:rsid w:val="00F645D4"/>
    <w:rsid w:val="00F70C5B"/>
    <w:rsid w:val="00F73F4D"/>
    <w:rsid w:val="00F74EA2"/>
    <w:rsid w:val="00F77EC6"/>
    <w:rsid w:val="00F80258"/>
    <w:rsid w:val="00F80ADF"/>
    <w:rsid w:val="00F94FE4"/>
    <w:rsid w:val="00FA05C2"/>
    <w:rsid w:val="00FA3060"/>
    <w:rsid w:val="00FC1981"/>
    <w:rsid w:val="00FC7876"/>
    <w:rsid w:val="00FD0CA9"/>
    <w:rsid w:val="00FF66F5"/>
  </w:rsids>
  <m:mathPr>
    <m:mathFont m:val="Cambria Math"/>
    <m:brkBin m:val="before"/>
    <m:brkBinSub m:val="--"/>
    <m:smallFrac/>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09A1F21"/>
  <w15:docId w15:val="{85EAF80C-2967-41E2-93B2-96BA9C25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u-HU" w:eastAsia="hu-H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512C15"/>
    <w:rPr>
      <w:rFonts w:ascii="Times New Roman" w:hAnsi="Times New Roman"/>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Buborkszveg">
    <w:name w:val="Balloon Text"/>
    <w:basedOn w:val="Norml"/>
    <w:link w:val="BuborkszvegChar"/>
    <w:semiHidden/>
    <w:rsid w:val="005613AE"/>
    <w:rPr>
      <w:rFonts w:ascii="Tahoma" w:hAnsi="Tahoma" w:cs="Tahoma"/>
      <w:sz w:val="16"/>
      <w:szCs w:val="16"/>
    </w:rPr>
  </w:style>
  <w:style w:type="character" w:customStyle="1" w:styleId="BuborkszvegChar">
    <w:name w:val="Buborékszöveg Char"/>
    <w:basedOn w:val="Bekezdsalapbettpusa"/>
    <w:link w:val="Buborkszveg"/>
    <w:semiHidden/>
    <w:locked/>
    <w:rsid w:val="005613AE"/>
    <w:rPr>
      <w:rFonts w:ascii="Tahoma" w:hAnsi="Tahoma" w:cs="Tahoma"/>
      <w:sz w:val="16"/>
      <w:szCs w:val="16"/>
      <w:lang w:eastAsia="hu-HU"/>
    </w:rPr>
  </w:style>
  <w:style w:type="paragraph" w:styleId="Szvegtrzsbehzssal2">
    <w:name w:val="Body Text Indent 2"/>
    <w:basedOn w:val="Norml"/>
    <w:link w:val="Szvegtrzsbehzssal2Char"/>
    <w:rsid w:val="005613AE"/>
    <w:pPr>
      <w:ind w:left="709" w:hanging="1"/>
      <w:jc w:val="both"/>
    </w:pPr>
    <w:rPr>
      <w:sz w:val="22"/>
      <w:szCs w:val="22"/>
    </w:rPr>
  </w:style>
  <w:style w:type="character" w:customStyle="1" w:styleId="Szvegtrzsbehzssal2Char">
    <w:name w:val="Szövegtörzs behúzással 2 Char"/>
    <w:basedOn w:val="Bekezdsalapbettpusa"/>
    <w:link w:val="Szvegtrzsbehzssal2"/>
    <w:locked/>
    <w:rsid w:val="005613AE"/>
    <w:rPr>
      <w:rFonts w:ascii="Times New Roman" w:hAnsi="Times New Roman" w:cs="Times New Roman"/>
      <w:lang w:eastAsia="hu-HU"/>
    </w:rPr>
  </w:style>
  <w:style w:type="paragraph" w:styleId="Szvegtrzs2">
    <w:name w:val="Body Text 2"/>
    <w:basedOn w:val="Norml"/>
    <w:link w:val="Szvegtrzs2Char"/>
    <w:rsid w:val="005613AE"/>
    <w:pPr>
      <w:spacing w:after="120" w:line="480" w:lineRule="auto"/>
    </w:pPr>
  </w:style>
  <w:style w:type="character" w:customStyle="1" w:styleId="Szvegtrzs2Char">
    <w:name w:val="Szövegtörzs 2 Char"/>
    <w:basedOn w:val="Bekezdsalapbettpusa"/>
    <w:link w:val="Szvegtrzs2"/>
    <w:locked/>
    <w:rsid w:val="005613AE"/>
    <w:rPr>
      <w:rFonts w:ascii="Times New Roman" w:hAnsi="Times New Roman" w:cs="Times New Roman"/>
      <w:sz w:val="24"/>
      <w:szCs w:val="24"/>
      <w:lang w:eastAsia="hu-HU"/>
    </w:rPr>
  </w:style>
  <w:style w:type="character" w:customStyle="1" w:styleId="apple-converted-space">
    <w:name w:val="apple-converted-space"/>
    <w:basedOn w:val="Bekezdsalapbettpusa"/>
    <w:rsid w:val="005613AE"/>
    <w:rPr>
      <w:rFonts w:cs="Times New Roman"/>
    </w:rPr>
  </w:style>
  <w:style w:type="paragraph" w:styleId="NormlWeb">
    <w:name w:val="Normal (Web)"/>
    <w:basedOn w:val="Norml"/>
    <w:uiPriority w:val="99"/>
    <w:rsid w:val="005613AE"/>
    <w:pPr>
      <w:spacing w:before="100" w:beforeAutospacing="1" w:after="100" w:afterAutospacing="1"/>
    </w:pPr>
  </w:style>
  <w:style w:type="character" w:styleId="Hiperhivatkozs">
    <w:name w:val="Hyperlink"/>
    <w:basedOn w:val="Bekezdsalapbettpusa"/>
    <w:rsid w:val="005613AE"/>
    <w:rPr>
      <w:rFonts w:cs="Times New Roman"/>
      <w:color w:val="0000FF"/>
      <w:u w:val="single"/>
    </w:rPr>
  </w:style>
  <w:style w:type="paragraph" w:customStyle="1" w:styleId="BodyText21">
    <w:name w:val="Body Text 21"/>
    <w:basedOn w:val="Norml"/>
    <w:rsid w:val="005613AE"/>
    <w:pPr>
      <w:tabs>
        <w:tab w:val="left" w:pos="284"/>
      </w:tabs>
      <w:overflowPunct w:val="0"/>
      <w:autoSpaceDE w:val="0"/>
      <w:autoSpaceDN w:val="0"/>
      <w:adjustRightInd w:val="0"/>
      <w:ind w:left="567" w:hanging="567"/>
      <w:jc w:val="both"/>
      <w:textAlignment w:val="baseline"/>
    </w:pPr>
    <w:rPr>
      <w:sz w:val="20"/>
      <w:szCs w:val="20"/>
    </w:rPr>
  </w:style>
  <w:style w:type="paragraph" w:customStyle="1" w:styleId="western">
    <w:name w:val="western"/>
    <w:basedOn w:val="Norml"/>
    <w:rsid w:val="005613AE"/>
    <w:pPr>
      <w:spacing w:before="100" w:beforeAutospacing="1" w:after="100" w:afterAutospacing="1"/>
    </w:pPr>
  </w:style>
  <w:style w:type="paragraph" w:customStyle="1" w:styleId="Listaszerbekezds1">
    <w:name w:val="Listaszerű bekezdés1"/>
    <w:basedOn w:val="Norml"/>
    <w:rsid w:val="005613AE"/>
    <w:pPr>
      <w:ind w:left="708"/>
    </w:pPr>
  </w:style>
  <w:style w:type="character" w:customStyle="1" w:styleId="txtmain">
    <w:name w:val="txt_main"/>
    <w:basedOn w:val="Bekezdsalapbettpusa"/>
    <w:rsid w:val="005613AE"/>
    <w:rPr>
      <w:rFonts w:cs="Times New Roman"/>
    </w:rPr>
  </w:style>
  <w:style w:type="paragraph" w:customStyle="1" w:styleId="uj">
    <w:name w:val="uj"/>
    <w:basedOn w:val="Norml"/>
    <w:rsid w:val="005613AE"/>
    <w:pPr>
      <w:pBdr>
        <w:left w:val="single" w:sz="36" w:space="3" w:color="FF0000"/>
      </w:pBdr>
      <w:spacing w:after="20"/>
      <w:ind w:firstLine="180"/>
      <w:jc w:val="both"/>
    </w:pPr>
  </w:style>
  <w:style w:type="character" w:styleId="Jegyzethivatkozs">
    <w:name w:val="annotation reference"/>
    <w:basedOn w:val="Bekezdsalapbettpusa"/>
    <w:semiHidden/>
    <w:rsid w:val="005613AE"/>
    <w:rPr>
      <w:rFonts w:cs="Times New Roman"/>
      <w:sz w:val="16"/>
      <w:szCs w:val="16"/>
    </w:rPr>
  </w:style>
  <w:style w:type="paragraph" w:styleId="Jegyzetszveg">
    <w:name w:val="annotation text"/>
    <w:basedOn w:val="Norml"/>
    <w:link w:val="JegyzetszvegChar"/>
    <w:semiHidden/>
    <w:rsid w:val="005613AE"/>
    <w:rPr>
      <w:sz w:val="20"/>
      <w:szCs w:val="20"/>
    </w:rPr>
  </w:style>
  <w:style w:type="character" w:customStyle="1" w:styleId="JegyzetszvegChar">
    <w:name w:val="Jegyzetszöveg Char"/>
    <w:basedOn w:val="Bekezdsalapbettpusa"/>
    <w:link w:val="Jegyzetszveg"/>
    <w:semiHidden/>
    <w:locked/>
    <w:rsid w:val="005613AE"/>
    <w:rPr>
      <w:rFonts w:ascii="Times New Roman" w:hAnsi="Times New Roman" w:cs="Times New Roman"/>
      <w:sz w:val="20"/>
      <w:szCs w:val="20"/>
      <w:lang w:eastAsia="hu-HU"/>
    </w:rPr>
  </w:style>
  <w:style w:type="paragraph" w:customStyle="1" w:styleId="BodyText26">
    <w:name w:val="Body Text 26"/>
    <w:basedOn w:val="Norml"/>
    <w:rsid w:val="005613AE"/>
    <w:pPr>
      <w:spacing w:before="120"/>
      <w:jc w:val="right"/>
    </w:pPr>
    <w:rPr>
      <w:b/>
      <w:bCs/>
      <w:sz w:val="28"/>
      <w:szCs w:val="28"/>
    </w:rPr>
  </w:style>
  <w:style w:type="paragraph" w:styleId="lfej">
    <w:name w:val="header"/>
    <w:basedOn w:val="Norml"/>
    <w:link w:val="lfejChar"/>
    <w:rsid w:val="005613AE"/>
    <w:pPr>
      <w:tabs>
        <w:tab w:val="center" w:pos="4536"/>
        <w:tab w:val="right" w:pos="9072"/>
      </w:tabs>
    </w:pPr>
  </w:style>
  <w:style w:type="character" w:customStyle="1" w:styleId="lfejChar">
    <w:name w:val="Élőfej Char"/>
    <w:basedOn w:val="Bekezdsalapbettpusa"/>
    <w:link w:val="lfej"/>
    <w:locked/>
    <w:rsid w:val="005613AE"/>
    <w:rPr>
      <w:rFonts w:ascii="Times New Roman" w:hAnsi="Times New Roman" w:cs="Times New Roman"/>
      <w:sz w:val="24"/>
      <w:szCs w:val="24"/>
      <w:lang w:eastAsia="hu-HU"/>
    </w:rPr>
  </w:style>
  <w:style w:type="paragraph" w:styleId="llb">
    <w:name w:val="footer"/>
    <w:basedOn w:val="Norml"/>
    <w:link w:val="llbChar"/>
    <w:rsid w:val="005613AE"/>
    <w:pPr>
      <w:tabs>
        <w:tab w:val="center" w:pos="4536"/>
        <w:tab w:val="right" w:pos="9072"/>
      </w:tabs>
    </w:pPr>
  </w:style>
  <w:style w:type="character" w:customStyle="1" w:styleId="llbChar">
    <w:name w:val="Élőláb Char"/>
    <w:basedOn w:val="Bekezdsalapbettpusa"/>
    <w:link w:val="llb"/>
    <w:locked/>
    <w:rsid w:val="005613AE"/>
    <w:rPr>
      <w:rFonts w:ascii="Times New Roman" w:hAnsi="Times New Roman" w:cs="Times New Roman"/>
      <w:sz w:val="24"/>
      <w:szCs w:val="24"/>
      <w:lang w:eastAsia="hu-HU"/>
    </w:rPr>
  </w:style>
  <w:style w:type="character" w:styleId="Oldalszm">
    <w:name w:val="page number"/>
    <w:basedOn w:val="Bekezdsalapbettpusa"/>
    <w:rsid w:val="005613AE"/>
    <w:rPr>
      <w:rFonts w:cs="Times New Roman"/>
    </w:rPr>
  </w:style>
  <w:style w:type="paragraph" w:customStyle="1" w:styleId="Pa9">
    <w:name w:val="Pa9"/>
    <w:basedOn w:val="Norml"/>
    <w:next w:val="Norml"/>
    <w:rsid w:val="0063749E"/>
    <w:pPr>
      <w:autoSpaceDE w:val="0"/>
      <w:autoSpaceDN w:val="0"/>
      <w:adjustRightInd w:val="0"/>
      <w:spacing w:line="181" w:lineRule="atLeast"/>
    </w:pPr>
    <w:rPr>
      <w:rFonts w:ascii="Myriad Pro" w:eastAsia="Times New Roman" w:hAnsi="Myriad Pro"/>
    </w:rPr>
  </w:style>
  <w:style w:type="paragraph" w:styleId="Vltozat">
    <w:name w:val="Revision"/>
    <w:hidden/>
    <w:uiPriority w:val="99"/>
    <w:semiHidden/>
    <w:rsid w:val="00891CB3"/>
    <w:rPr>
      <w:rFonts w:ascii="Times New Roman" w:hAnsi="Times New Roman"/>
      <w:sz w:val="24"/>
      <w:szCs w:val="24"/>
    </w:rPr>
  </w:style>
  <w:style w:type="paragraph" w:styleId="Listaszerbekezds">
    <w:name w:val="List Paragraph"/>
    <w:basedOn w:val="Norml"/>
    <w:uiPriority w:val="34"/>
    <w:qFormat/>
    <w:rsid w:val="00B51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82810">
      <w:bodyDiv w:val="1"/>
      <w:marLeft w:val="0"/>
      <w:marRight w:val="0"/>
      <w:marTop w:val="0"/>
      <w:marBottom w:val="0"/>
      <w:divBdr>
        <w:top w:val="none" w:sz="0" w:space="0" w:color="auto"/>
        <w:left w:val="none" w:sz="0" w:space="0" w:color="auto"/>
        <w:bottom w:val="none" w:sz="0" w:space="0" w:color="auto"/>
        <w:right w:val="none" w:sz="0" w:space="0" w:color="auto"/>
      </w:divBdr>
    </w:div>
    <w:div w:id="506100239">
      <w:bodyDiv w:val="1"/>
      <w:marLeft w:val="0"/>
      <w:marRight w:val="0"/>
      <w:marTop w:val="0"/>
      <w:marBottom w:val="0"/>
      <w:divBdr>
        <w:top w:val="none" w:sz="0" w:space="0" w:color="auto"/>
        <w:left w:val="none" w:sz="0" w:space="0" w:color="auto"/>
        <w:bottom w:val="none" w:sz="0" w:space="0" w:color="auto"/>
        <w:right w:val="none" w:sz="0" w:space="0" w:color="auto"/>
      </w:divBdr>
    </w:div>
    <w:div w:id="54934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5C3A-05E4-4460-BC6B-7FC116B10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95</Pages>
  <Words>28517</Words>
  <Characters>217065</Characters>
  <Application>Microsoft Office Word</Application>
  <DocSecurity>0</DocSecurity>
  <Lines>1808</Lines>
  <Paragraphs>490</Paragraphs>
  <ScaleCrop>false</ScaleCrop>
  <HeadingPairs>
    <vt:vector size="2" baseType="variant">
      <vt:variant>
        <vt:lpstr>Cím</vt:lpstr>
      </vt:variant>
      <vt:variant>
        <vt:i4>1</vt:i4>
      </vt:variant>
    </vt:vector>
  </HeadingPairs>
  <TitlesOfParts>
    <vt:vector size="1" baseType="lpstr">
      <vt:lpstr>SZÁMVITELI POLITIKA</vt:lpstr>
    </vt:vector>
  </TitlesOfParts>
  <Company>Hewlett-Packard</Company>
  <LinksUpToDate>false</LinksUpToDate>
  <CharactersWithSpaces>245092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SZÁMVITELI POLITIKA</dc:title>
  <dc:creator>Felhasználó</dc:creator>
  <cp:lastModifiedBy>Tibor Dr. Szabó</cp:lastModifiedBy>
  <cp:revision>3</cp:revision>
  <dcterms:created xsi:type="dcterms:W3CDTF">2026-01-24T17:55:00Z</dcterms:created>
  <dcterms:modified xsi:type="dcterms:W3CDTF">2026-01-24T17:56:00Z</dcterms:modified>
</cp:coreProperties>
</file>